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9467" w14:textId="77777777" w:rsidR="0034683D" w:rsidRDefault="00000000">
      <w:pPr>
        <w:pStyle w:val="Title"/>
      </w:pPr>
      <w:bookmarkStart w:id="0" w:name="OLE_LINK3"/>
      <w:r>
        <w:t>Disentangling within- and between-female egg size–number trade-offs in the European earwig</w:t>
      </w:r>
      <w:bookmarkEnd w:id="0"/>
      <w:r>
        <w:t>.</w:t>
      </w:r>
    </w:p>
    <w:p w14:paraId="3ED9181F" w14:textId="77777777" w:rsidR="0034683D" w:rsidRPr="00711BB3" w:rsidRDefault="00000000">
      <w:pPr>
        <w:pStyle w:val="Author"/>
        <w:rPr>
          <w:lang w:val="fr-CA"/>
        </w:rPr>
      </w:pPr>
      <w:r w:rsidRPr="00711BB3">
        <w:rPr>
          <w:lang w:val="fr-CA"/>
        </w:rPr>
        <w:t>Clint D. Kelly</w:t>
      </w:r>
      <w:proofErr w:type="gramStart"/>
      <w:r w:rsidRPr="00711BB3">
        <w:rPr>
          <w:vertAlign w:val="superscript"/>
          <w:lang w:val="fr-CA"/>
        </w:rPr>
        <w:t>1,✉</w:t>
      </w:r>
      <w:proofErr w:type="gramEnd"/>
    </w:p>
    <w:p w14:paraId="297F3BE6" w14:textId="77777777" w:rsidR="0034683D" w:rsidRPr="00711BB3" w:rsidRDefault="00000000">
      <w:pPr>
        <w:pStyle w:val="FirstParagraph"/>
        <w:rPr>
          <w:lang w:val="fr-CA"/>
        </w:rPr>
      </w:pPr>
      <w:r w:rsidRPr="00711BB3">
        <w:rPr>
          <w:vertAlign w:val="superscript"/>
          <w:lang w:val="fr-CA"/>
        </w:rPr>
        <w:t>1</w:t>
      </w:r>
      <w:r w:rsidRPr="00711BB3">
        <w:rPr>
          <w:lang w:val="fr-CA"/>
        </w:rPr>
        <w:t xml:space="preserve"> Département des Sciences biologiques, Université du Québec à Montréal, Montréal, Canada</w:t>
      </w:r>
    </w:p>
    <w:p w14:paraId="1129A9D8" w14:textId="77777777" w:rsidR="0034683D" w:rsidRDefault="00000000">
      <w:pPr>
        <w:pStyle w:val="BodyText"/>
      </w:pPr>
      <w:r>
        <w:rPr>
          <w:vertAlign w:val="superscript"/>
        </w:rPr>
        <w:t>✉</w:t>
      </w:r>
      <w:r>
        <w:t xml:space="preserve"> Correspondence: </w:t>
      </w:r>
      <w:hyperlink r:id="rId7">
        <w:r>
          <w:rPr>
            <w:rStyle w:val="Hyperlink"/>
          </w:rPr>
          <w:t>Clint D. Kelly &lt;kelly.clint@uqam.ca&gt;</w:t>
        </w:r>
      </w:hyperlink>
    </w:p>
    <w:p w14:paraId="06657B4B" w14:textId="77777777" w:rsidR="0034683D" w:rsidRDefault="00000000">
      <w:r>
        <w:br w:type="page"/>
      </w:r>
    </w:p>
    <w:p w14:paraId="7E37AC15" w14:textId="77777777" w:rsidR="0034683D" w:rsidRDefault="00000000">
      <w:pPr>
        <w:pStyle w:val="Heading1"/>
      </w:pPr>
      <w:bookmarkStart w:id="1" w:name="abstract"/>
      <w:r>
        <w:lastRenderedPageBreak/>
        <w:t>Abstract</w:t>
      </w:r>
    </w:p>
    <w:p w14:paraId="38D1988A" w14:textId="77777777" w:rsidR="0034683D" w:rsidRDefault="00000000">
      <w:pPr>
        <w:pStyle w:val="FirstParagraph"/>
      </w:pPr>
      <w:bookmarkStart w:id="2" w:name="OLE_LINK4"/>
      <w:r>
        <w:t>Life-history theory predicts a trade-off between offspring size and number, yet empirical studies often fail to detect the expected negative association. This discrepancy may occur because phenotypic correlations confuse variation in resource acquisition with variation in allocation strategy. Using repeated measures of female European earwigs (</w:t>
      </w:r>
      <w:r>
        <w:rPr>
          <w:i/>
          <w:iCs/>
        </w:rPr>
        <w:t>Forficula auricularia</w:t>
      </w:r>
      <w:r>
        <w:t xml:space="preserve">), I partitioned covariance between egg size and egg number into among- and within-female components using Bayesian mixed models. The raw phenotypic correlation was near zero. However, females that produced more eggs on average laid smaller eggs, revealing a modest negative association among females that aligns with an allocation trade-off. In contrast, there was no detectable within-female covariance once clutch order was accounted for. Egg number repeatability was effectively zero, suggesting that clutch size varies mainly within rather than among females, while egg size was highly repeatable. Both egg number and egg size decreased in second clutches, and within-clutch egg-size variance increased, indicating a reproductive constraint (i.e., fewer functional ovarioles) under a possibly diminished resource state. Together, these findings demonstrate that the size–number trade-off </w:t>
      </w:r>
      <w:del w:id="3" w:author="Author" w:date="2026-03-24T10:23:00Z" w16du:dateUtc="2026-03-24T14:23:00Z">
        <w:r w:rsidR="00DA325B">
          <w:delText>is primarily</w:delText>
        </w:r>
      </w:del>
      <w:ins w:id="4" w:author="Author" w:date="2026-03-24T10:23:00Z" w16du:dateUtc="2026-03-24T14:23:00Z">
        <w:r>
          <w:t>appears to be</w:t>
        </w:r>
      </w:ins>
      <w:r>
        <w:t xml:space="preserve"> expressed among females through consistent differences in allocation strategy, whereas clutch size itself remains flexible. By separating hierarchical sources of variation, this study shows that allocation trade-offs can remain hidden at the phenotypic level and that evolutionary constraints act through stable allocation rules rather than through flexible clutch-size adjustments.</w:t>
      </w:r>
    </w:p>
    <w:bookmarkEnd w:id="2"/>
    <w:p w14:paraId="5BD5CA29" w14:textId="77777777" w:rsidR="0034683D" w:rsidRDefault="00000000">
      <w:r>
        <w:br w:type="page"/>
      </w:r>
    </w:p>
    <w:p w14:paraId="33B9738B" w14:textId="77777777" w:rsidR="0034683D" w:rsidRDefault="00000000">
      <w:pPr>
        <w:pStyle w:val="Heading1"/>
      </w:pPr>
      <w:bookmarkStart w:id="5" w:name="introduction"/>
      <w:bookmarkEnd w:id="1"/>
      <w:r>
        <w:lastRenderedPageBreak/>
        <w:t>Introduction</w:t>
      </w:r>
    </w:p>
    <w:p w14:paraId="6C925D81" w14:textId="77777777" w:rsidR="0034683D" w:rsidRDefault="00000000">
      <w:pPr>
        <w:pStyle w:val="FirstParagraph"/>
      </w:pPr>
      <w:r>
        <w:t>Life-history theory predicts that organisms must allocate finite resources among competing fitness components. Because energy and time are limited, investment in one trait constrains investment in others (Roff, 1992; Stearns, 1992). A central expression of this principle is the offspring size–number trade-off: for a given reproductive budget, producing larger offspring reduces the number that can be produced (Parker, 1982; Smith and Fretwell, 1974). Since larger eggs often enhance offspring performance and survival (Clutton-Brock, 1991), selection is expected to favour an optimal balance between egg size and egg number that maximises maternal fitness (Fox and Czesak, 2000). Yet empirical tests of the size–number trade-off often fail to reveal the expected negative relationship. Across individuals within populations, egg size and egg number are often positively correlated (Bernardo, 1996; Fox and Czesak, 2000; Hargitai et al., 2005; Roff, 1992).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461A1F0A" w14:textId="77777777" w:rsidR="0034683D" w:rsidRDefault="00000000">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w:t>
      </w:r>
      <w:r>
        <w:lastRenderedPageBreak/>
        <w:t>2017).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despite positive population-level associations.</w:t>
      </w:r>
    </w:p>
    <w:p w14:paraId="7325A22A" w14:textId="77777777" w:rsidR="0034683D" w:rsidRDefault="00000000">
      <w:pPr>
        <w:pStyle w:val="BodyText"/>
      </w:pPr>
      <w:r>
        <w:t>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w:t>
      </w:r>
      <w:ins w:id="6" w:author="Author" w:date="2026-03-24T10:23:00Z" w16du:dateUtc="2026-03-24T14:23:00Z">
        <w:r>
          <w:t>,</w:t>
        </w:r>
      </w:ins>
      <w:r>
        <w:t xml:space="preserve"> therefore</w:t>
      </w:r>
      <w:ins w:id="7" w:author="Author" w:date="2026-03-24T10:23:00Z" w16du:dateUtc="2026-03-24T14:23:00Z">
        <w:r>
          <w:t>,</w:t>
        </w:r>
      </w:ins>
      <w:r>
        <w:t xml:space="preserve"> indicate persistent differences in total reproductive investment among females, consistent with variation in acquisition. </w:t>
      </w:r>
      <w:del w:id="8" w:author="Author" w:date="2026-03-24T10:23:00Z" w16du:dateUtc="2026-03-24T14:23:00Z">
        <w:r w:rsidR="00DA325B">
          <w:delText>At the same time, detecting a negative</w:delText>
        </w:r>
      </w:del>
      <w:ins w:id="9" w:author="Author" w:date="2026-03-24T10:23:00Z" w16du:dateUtc="2026-03-24T14:23:00Z">
        <w:r>
          <w:t>The marked increase in</w:t>
        </w:r>
      </w:ins>
      <w:r>
        <w:t xml:space="preserve"> within-</w:t>
      </w:r>
      <w:del w:id="10" w:author="Author" w:date="2026-03-24T10:23:00Z" w16du:dateUtc="2026-03-24T14:23:00Z">
        <w:r w:rsidR="00DA325B">
          <w:delText xml:space="preserve">individual covariance would indicate that, conditional on their </w:delText>
        </w:r>
      </w:del>
      <w:ins w:id="11" w:author="Author" w:date="2026-03-24T10:23:00Z" w16du:dateUtc="2026-03-24T14:23:00Z">
        <w:r>
          <w:t xml:space="preserve">clutch egg size variance in second broods further supports a </w:t>
        </w:r>
      </w:ins>
      <w:r>
        <w:t xml:space="preserve">resource </w:t>
      </w:r>
      <w:del w:id="12" w:author="Author" w:date="2026-03-24T10:23:00Z" w16du:dateUtc="2026-03-24T14:23:00Z">
        <w:r w:rsidR="00DA325B">
          <w:delText>pool</w:delText>
        </w:r>
      </w:del>
      <w:ins w:id="13" w:author="Author" w:date="2026-03-24T10:23:00Z" w16du:dateUtc="2026-03-24T14:23:00Z">
        <w:r>
          <w:t>constraint interpretation. Under reduced resource availability</w:t>
        </w:r>
      </w:ins>
      <w:r>
        <w:t xml:space="preserve">, females </w:t>
      </w:r>
      <w:del w:id="14" w:author="Author" w:date="2026-03-24T10:23:00Z" w16du:dateUtc="2026-03-24T14:23:00Z">
        <w:r w:rsidR="00DA325B">
          <w:delText>trade off egg size against egg number</w:delText>
        </w:r>
      </w:del>
      <w:ins w:id="15" w:author="Author" w:date="2026-03-24T10:23:00Z" w16du:dateUtc="2026-03-24T14:23:00Z">
        <w:r>
          <w:t>may be less able to maintain uniform provisioning</w:t>
        </w:r>
      </w:ins>
      <w:r>
        <w:t xml:space="preserve"> across </w:t>
      </w:r>
      <w:ins w:id="16" w:author="Author" w:date="2026-03-24T10:23:00Z" w16du:dateUtc="2026-03-24T14:23:00Z">
        <w:r>
          <w:t xml:space="preserve">all eggs, leading to greater heterogeneity in egg size within a clutch. Such increased variance is consistent with diminished allocation precision when </w:t>
        </w:r>
      </w:ins>
      <w:r>
        <w:t xml:space="preserve">reproductive </w:t>
      </w:r>
      <w:del w:id="17" w:author="Author" w:date="2026-03-24T10:23:00Z" w16du:dateUtc="2026-03-24T14:23:00Z">
        <w:r w:rsidR="00DA325B">
          <w:delText>events. Thus, variance partitioning and repeatability</w:delText>
        </w:r>
      </w:del>
      <w:ins w:id="18" w:author="Author" w:date="2026-03-24T10:23:00Z" w16du:dateUtc="2026-03-24T14:23:00Z">
        <w:r>
          <w:t>resources</w:t>
        </w:r>
      </w:ins>
      <w:r>
        <w:t xml:space="preserve"> are </w:t>
      </w:r>
      <w:del w:id="19" w:author="Author" w:date="2026-03-24T10:23:00Z" w16du:dateUtc="2026-03-24T14:23:00Z">
        <w:r w:rsidR="00DA325B">
          <w:delText>not merely statistical descriptors, but tests</w:delText>
        </w:r>
      </w:del>
      <w:ins w:id="20" w:author="Author" w:date="2026-03-24T10:23:00Z" w16du:dateUtc="2026-03-24T14:23:00Z">
        <w:r>
          <w:t>limited, rather than an adaptive diversification</w:t>
        </w:r>
      </w:ins>
      <w:r>
        <w:t xml:space="preserve"> of </w:t>
      </w:r>
      <w:del w:id="21" w:author="Author" w:date="2026-03-24T10:23:00Z" w16du:dateUtc="2026-03-24T14:23:00Z">
        <w:r w:rsidR="00DA325B">
          <w:delText>the underlying acquisition–allocation structure predicted by life-history theory</w:delText>
        </w:r>
      </w:del>
      <w:ins w:id="22" w:author="Author" w:date="2026-03-24T10:23:00Z" w16du:dateUtc="2026-03-24T14:23:00Z">
        <w:r>
          <w:t>offspring size</w:t>
        </w:r>
      </w:ins>
      <w:r>
        <w:t>.</w:t>
      </w:r>
    </w:p>
    <w:p w14:paraId="05CB15CE" w14:textId="77777777" w:rsidR="0034683D" w:rsidRDefault="00000000">
      <w:pPr>
        <w:pStyle w:val="BodyText"/>
      </w:pPr>
      <w:r>
        <w:t xml:space="preserve">Despite the foundational importance of the size–number trade-off, empirical tests rarely partition covariance into within- and among-individual components to distinguish allocation from </w:t>
      </w:r>
      <w:r>
        <w:lastRenderedPageBreak/>
        <w:t xml:space="preserve">acquisition effects. Here, I address this gap using the European earwig, </w:t>
      </w:r>
      <w:r>
        <w:rPr>
          <w:i/>
          <w:iCs/>
        </w:rPr>
        <w:t>Forficula auricularia</w:t>
      </w:r>
      <w:r>
        <w:t>, a species that allows repeated measures of reproductive investment within females but whose pattern of allocation to egg number and size is unclear (Koch and Meunier, 2014). Female earwigs lay a clutch within a short temporal window in a subterranean burrow (Meunier, 2024) and provide extended maternal care (Meunier, 2024; Staerkle and Kölliker, 2008). In Quebec 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and Jong, 1986; see also Reznick, Nunney, and Tessier,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 among-female and within-clutch levels (e.g. Hargitai et al., 2005), providing further insight into how selection shapes the distribution of maternal investment across reproductive events.</w:t>
      </w:r>
    </w:p>
    <w:p w14:paraId="5B102C91" w14:textId="77777777" w:rsidR="0034683D" w:rsidRDefault="00000000">
      <w:pPr>
        <w:pStyle w:val="BodyText"/>
      </w:pPr>
      <w:r>
        <w:t xml:space="preserve">By separating among-female differences in total reproductive investment from within-female allocation decisions, this study tests a fundamental question in life-history theory: do apparent </w:t>
      </w:r>
      <w:r>
        <w:lastRenderedPageBreak/>
        <w:t>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evaluates not only the existence of a trade-off but also the hierarchical structure through which life-history constraints are expressed.</w:t>
      </w:r>
    </w:p>
    <w:p w14:paraId="168AA160" w14:textId="77777777" w:rsidR="0034683D" w:rsidRDefault="00000000">
      <w:pPr>
        <w:pStyle w:val="Heading1"/>
      </w:pPr>
      <w:bookmarkStart w:id="23" w:name="methods"/>
      <w:bookmarkEnd w:id="5"/>
      <w:r>
        <w:t>Methods</w:t>
      </w:r>
    </w:p>
    <w:p w14:paraId="5F5DAC86" w14:textId="77777777" w:rsidR="0034683D" w:rsidRDefault="00000000">
      <w:pPr>
        <w:pStyle w:val="FirstParagraph"/>
      </w:pPr>
      <w:r>
        <w:t>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Scientific, Iowa, USA) at 10°C in constant darkness.</w:t>
      </w:r>
    </w:p>
    <w:p w14:paraId="27B089EA" w14:textId="77777777" w:rsidR="0034683D" w:rsidRDefault="00000000">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3AA7ABCD" w14:textId="77777777" w:rsidR="0034683D" w:rsidRDefault="00000000">
      <w:pPr>
        <w:pStyle w:val="BodyText"/>
      </w:pPr>
      <w:r>
        <w:t xml:space="preserve">To stimulate females to lay a second clutch of eggs, I recreated a brief period of spring where they were allowed to accumulate resources for egg production and replenish their sperm stores. </w:t>
      </w:r>
      <w:r>
        <w:lastRenderedPageBreak/>
        <w:t>To achieve this, females that had recently oviposited were placed in a new Petri dish containing a cotton-plugged water vial, TetraMin Tropical fish flakes, and a shelter consisting of four 4 cm-long straws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positive among-female covariance between egg number and size, I measured two proxies of size, pronotum length and body mass. Females were weighed to the nearest 0.01 mg using a Sartorius Secura 224-1S analytical balance. Females were weighed three times, with each weighing bout separated by four days. I used Fiji image analysis software (Schindelin et al., 2012) to measure the length of the female pronotum to the nearest 0.001 mm three times, with each measurement separated by 4 days. I used the same procedure to measure the perimeter of each egg.</w:t>
      </w:r>
    </w:p>
    <w:p w14:paraId="4D76B07D" w14:textId="77777777" w:rsidR="0034683D" w:rsidRDefault="00000000">
      <w:pPr>
        <w:pStyle w:val="Heading3"/>
      </w:pPr>
      <w:bookmarkStart w:id="24" w:name="statistical-analysis"/>
      <w:r>
        <w:t>Statistical analysis</w:t>
      </w:r>
    </w:p>
    <w:p w14:paraId="5D5D7D28" w14:textId="77777777" w:rsidR="0034683D" w:rsidRDefault="00000000">
      <w:pPr>
        <w:pStyle w:val="FirstParagraph"/>
      </w:pPr>
      <w:r>
        <w:t xml:space="preserve">I calculated the repeatability of the body mass, pronotum length and egg perimeter measurements using the R package </w:t>
      </w:r>
      <w:r>
        <w:rPr>
          <w:i/>
          <w:iCs/>
        </w:rPr>
        <w:t>rptR</w:t>
      </w:r>
      <w:r>
        <w:t xml:space="preserve"> (Stoffel, Nakagawa, and Schielzeth, 2017). I entered the trait of interest as the response variable, female ID as a random effect, and assumed a Gaussian distribution. Each analysis was based on 1000 bootstrap samples. The measurements of my two </w:t>
      </w:r>
      <w:r>
        <w:lastRenderedPageBreak/>
        <w:t xml:space="preserve">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clutch: </w:t>
      </w:r>
      <w:r>
        <w:rPr>
          <w:i/>
          <w:iCs/>
        </w:rPr>
        <w:t>R</w:t>
      </w:r>
      <w:r>
        <w:t xml:space="preserve"> [95% CI] = 0.977 [0.976, 0.979]; second clutch: </w:t>
      </w:r>
      <w:r>
        <w:rPr>
          <w:i/>
          <w:iCs/>
        </w:rPr>
        <w:t>R</w:t>
      </w:r>
      <w:r>
        <w:t xml:space="preserve"> [95% CI] = 0.93 [0.926, 0.937] ), I calculated each egg’s average perimeter and then used these values to calculate the mean egg size for each clutch for each female.</w:t>
      </w:r>
    </w:p>
    <w:p w14:paraId="669747E3" w14:textId="77777777" w:rsidR="0034683D" w:rsidRDefault="00000000">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w:t>
      </w:r>
      <w:r>
        <w:rPr>
          <w:i/>
          <w:iCs/>
        </w:rPr>
        <w:t>prcomp</w:t>
      </w:r>
      <w:r>
        <w:t xml:space="preserve"> function in the R stats package (R Core Team, 2025). The first principal component (PC1) explained 60.8% of the total variance and was used as an index of structural body size. In addition, female body condition was estimated using the scaled mass index (SMI) following Peig and Green (2010, 2009; see also Kelly, Tawes, and Worthington, 2014), which standardizes body mass relative to structural size (pronotum length).</w:t>
      </w:r>
    </w:p>
    <w:p w14:paraId="54ADBFEE" w14:textId="77777777" w:rsidR="0034683D" w:rsidRDefault="00000000">
      <w:pPr>
        <w:pStyle w:val="BodyText"/>
      </w:pPr>
      <w:r>
        <w:t xml:space="preserve">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w:t>
      </w:r>
      <w:del w:id="25" w:author="Author" w:date="2026-03-24T10:23:00Z" w16du:dateUtc="2026-03-24T14:23:00Z">
        <w:r w:rsidR="00DA325B">
          <w:delText xml:space="preserve">within-clutch </w:delText>
        </w:r>
      </w:del>
      <w:r>
        <w:t>variation</w:t>
      </w:r>
      <w:ins w:id="26" w:author="Author" w:date="2026-03-24T10:23:00Z" w16du:dateUtc="2026-03-24T14:23:00Z">
        <w:r>
          <w:t xml:space="preserve"> among clutches within females</w:t>
        </w:r>
      </w:ins>
      <w:r>
        <w:t>, and residual effects. Consequently, raw phenotypic correlations provide a descriptive estimate of overall trait associations but do not distinguish between covariation arising from stable female differences and that arising from within-</w:t>
      </w:r>
      <w:ins w:id="27" w:author="Author" w:date="2026-03-24T10:23:00Z" w16du:dateUtc="2026-03-24T14:23:00Z">
        <w:r>
          <w:t>female (i.e., among-</w:t>
        </w:r>
      </w:ins>
      <w:r>
        <w:t>clutch</w:t>
      </w:r>
      <w:ins w:id="28" w:author="Author" w:date="2026-03-24T10:23:00Z" w16du:dateUtc="2026-03-24T14:23:00Z">
        <w:r>
          <w:t>)</w:t>
        </w:r>
      </w:ins>
      <w:r>
        <w:t xml:space="preserve"> processes.</w:t>
      </w:r>
    </w:p>
    <w:p w14:paraId="28A8FFF4" w14:textId="77777777" w:rsidR="0034683D" w:rsidRDefault="00000000">
      <w:pPr>
        <w:pStyle w:val="BodyText"/>
      </w:pPr>
      <w:r>
        <w:lastRenderedPageBreak/>
        <w:t xml:space="preserve">To distinguish covariance arising from within-female plasticity from covariance attributable to consistent among-female differences, I followed the within–between decomposition approach of van de Pol and Wright [(2009); see Supplementary Material for details]. </w:t>
      </w:r>
      <w:ins w:id="29" w:author="Author" w:date="2026-03-24T10:23:00Z" w16du:dateUtc="2026-03-24T14:23:00Z">
        <w:r>
          <w:t xml:space="preserve">This decomposition is necessary because residual covariance does not isolate within-individual effects and, in models with different response distributions, does not provide a directly interpretable estimate of within-female trade-offs. </w:t>
        </w:r>
      </w:ins>
      <w:r>
        <w:t xml:space="preserve">Although mean-centering has been shown to impose assumptions about underlying biological processes (Westneat et al., 2020), these assumptions are appropriate here because the biological question concerns how reproductive allocation varies within females across clutches versus how females differ consistently in allocation strategy. Egg number was decomposed into two components: a between-female component, defined as each female’s mean egg number across broods centered on the population mean, and a within-female component, defined as the deviation of each brood from that female’s own mean. </w:t>
      </w:r>
      <w:ins w:id="30" w:author="Author" w:date="2026-03-24T10:23:00Z" w16du:dateUtc="2026-03-24T14:23:00Z">
        <w:r>
          <w:t xml:space="preserve">Hereafter, we refer to “among-female” variation as differences between individuals and “within-female” variation as differences among clutches within individuals. </w:t>
        </w:r>
      </w:ins>
      <w:r>
        <w:t>These two predictors were included simultaneously in a Bayesian multivariate mixed-effects model in which egg number and mean egg size were modelled jointly. Egg number was modelled using a negative binomial distribution with a log link to account for overdispersion, whereas mean egg size was modelled assuming a Gaussian distribution with an identity link. Clutch (first vs. second clutch) was included as a fixed effect in both submodels. Female identity was included as a random intercept for both response variables. This structure allowed estimation of among-female variance in egg number, among-female variance in egg size, and the covariance (correlation) between female-level intercepts for the two traits.</w:t>
      </w:r>
    </w:p>
    <w:p w14:paraId="766FFC18" w14:textId="77777777" w:rsidR="0034683D" w:rsidRDefault="00000000">
      <w:pPr>
        <w:pStyle w:val="BodyText"/>
      </w:pPr>
      <w:r>
        <w:lastRenderedPageBreak/>
        <w:t xml:space="preserve">This multivariate framework partitions total phenotypic covariance into </w:t>
      </w:r>
      <w:del w:id="31" w:author="Author" w:date="2026-03-24T10:23:00Z" w16du:dateUtc="2026-03-24T14:23:00Z">
        <w:r w:rsidR="00DA325B">
          <w:delText>two components: covariance</w:delText>
        </w:r>
      </w:del>
      <w:ins w:id="32" w:author="Author" w:date="2026-03-24T10:23:00Z" w16du:dateUtc="2026-03-24T14:23:00Z">
        <w:r>
          <w:t>components arising from consistent differences among females and from within-female deviations across clutches. Covariance</w:t>
        </w:r>
      </w:ins>
      <w:r>
        <w:t xml:space="preserve"> attributable to consistent differences among females is captured by the female-level random effects, whereas covariance arising from </w:t>
      </w:r>
      <w:del w:id="33" w:author="Author" w:date="2026-03-24T10:23:00Z" w16du:dateUtc="2026-03-24T14:23:00Z">
        <w:r w:rsidR="00DA325B">
          <w:delText xml:space="preserve">deviations </w:delText>
        </w:r>
      </w:del>
      <w:r>
        <w:t>within</w:t>
      </w:r>
      <w:del w:id="34" w:author="Author" w:date="2026-03-24T10:23:00Z" w16du:dateUtc="2026-03-24T14:23:00Z">
        <w:r w:rsidR="00DA325B">
          <w:delText xml:space="preserve"> females across clutches</w:delText>
        </w:r>
      </w:del>
      <w:ins w:id="35" w:author="Author" w:date="2026-03-24T10:23:00Z" w16du:dateUtc="2026-03-24T14:23:00Z">
        <w:r>
          <w:t>-female variation</w:t>
        </w:r>
      </w:ins>
      <w:r>
        <w:t xml:space="preserve"> is captured by the fixed within-female component of egg number. The fixed between-female component </w:t>
      </w:r>
      <w:del w:id="36" w:author="Author" w:date="2026-03-24T10:23:00Z" w16du:dateUtc="2026-03-24T14:23:00Z">
        <w:r w:rsidR="00DA325B">
          <w:delText>quantifies</w:delText>
        </w:r>
      </w:del>
      <w:ins w:id="37" w:author="Author" w:date="2026-03-24T10:23:00Z" w16du:dateUtc="2026-03-24T14:23:00Z">
        <w:r>
          <w:t>estimates</w:t>
        </w:r>
      </w:ins>
      <w:r>
        <w:t xml:space="preserve"> how mean egg size </w:t>
      </w:r>
      <w:del w:id="38" w:author="Author" w:date="2026-03-24T10:23:00Z" w16du:dateUtc="2026-03-24T14:23:00Z">
        <w:r w:rsidR="00DA325B">
          <w:delText>differs</w:delText>
        </w:r>
      </w:del>
      <w:ins w:id="39" w:author="Author" w:date="2026-03-24T10:23:00Z" w16du:dateUtc="2026-03-24T14:23:00Z">
        <w:r>
          <w:t>varies with mean egg number across females, and thus captures systematic (i.e., explained) differences in allocation strategy</w:t>
        </w:r>
      </w:ins>
      <w:r>
        <w:t xml:space="preserve"> among females</w:t>
      </w:r>
      <w:del w:id="40" w:author="Author" w:date="2026-03-24T10:23:00Z" w16du:dateUtc="2026-03-24T14:23:00Z">
        <w:r w:rsidR="00DA325B">
          <w:delText xml:space="preserve"> based on their average egg number, thereby estimating the among-female (strategic) association.</w:delText>
        </w:r>
      </w:del>
      <w:ins w:id="41" w:author="Author" w:date="2026-03-24T10:23:00Z" w16du:dateUtc="2026-03-24T14:23:00Z">
        <w:r>
          <w:t>.</w:t>
        </w:r>
      </w:ins>
      <w:r>
        <w:t xml:space="preserve"> In contrast, the fixed within-female component </w:t>
      </w:r>
      <w:del w:id="42" w:author="Author" w:date="2026-03-24T10:23:00Z" w16du:dateUtc="2026-03-24T14:23:00Z">
        <w:r w:rsidR="00DA325B">
          <w:delText>estimates</w:delText>
        </w:r>
      </w:del>
      <w:ins w:id="43" w:author="Author" w:date="2026-03-24T10:23:00Z" w16du:dateUtc="2026-03-24T14:23:00Z">
        <w:r>
          <w:t>tests</w:t>
        </w:r>
      </w:ins>
      <w:r>
        <w:t xml:space="preserve"> whether egg size changes plastically when a female produces more or fewer eggs than her own mean. The correlation between female-level intercepts represents </w:t>
      </w:r>
      <w:ins w:id="44" w:author="Author" w:date="2026-03-24T10:23:00Z" w16du:dateUtc="2026-03-24T14:23:00Z">
        <w:r>
          <w:t xml:space="preserve">residual (latent) </w:t>
        </w:r>
      </w:ins>
      <w:r>
        <w:t xml:space="preserve">covariance </w:t>
      </w:r>
      <w:del w:id="45" w:author="Author" w:date="2026-03-24T10:23:00Z" w16du:dateUtc="2026-03-24T14:23:00Z">
        <w:r w:rsidR="00DA325B">
          <w:delText>in</w:delText>
        </w:r>
      </w:del>
      <w:ins w:id="46" w:author="Author" w:date="2026-03-24T10:23:00Z" w16du:dateUtc="2026-03-24T14:23:00Z">
        <w:r>
          <w:t>among</w:t>
        </w:r>
      </w:ins>
      <w:r>
        <w:t xml:space="preserve"> baseline trait values </w:t>
      </w:r>
      <w:del w:id="47" w:author="Author" w:date="2026-03-24T10:23:00Z" w16du:dateUtc="2026-03-24T14:23:00Z">
        <w:r w:rsidR="00DA325B">
          <w:delText>among females after accounting for all</w:delText>
        </w:r>
      </w:del>
      <w:ins w:id="48" w:author="Author" w:date="2026-03-24T10:23:00Z" w16du:dateUtc="2026-03-24T14:23:00Z">
        <w:r>
          <w:t>that is not explained by the</w:t>
        </w:r>
      </w:ins>
      <w:r>
        <w:t xml:space="preserve"> fixed effects</w:t>
      </w:r>
      <w:ins w:id="49" w:author="Author" w:date="2026-03-24T10:23:00Z" w16du:dateUtc="2026-03-24T14:23:00Z">
        <w:r>
          <w:t>, including the between-female allocation relationship</w:t>
        </w:r>
      </w:ins>
      <w:r>
        <w:t xml:space="preserve">. Thus, the between-female slope tests whether females diverge in their mean allocation strategy (i.e., whether females that consistently produce more eggs also </w:t>
      </w:r>
      <w:del w:id="50" w:author="Author" w:date="2026-03-24T10:23:00Z" w16du:dateUtc="2026-03-24T14:23:00Z">
        <w:r w:rsidR="00DA325B">
          <w:delText xml:space="preserve">consistently </w:delText>
        </w:r>
      </w:del>
      <w:r>
        <w:t>produce smaller eggs</w:t>
      </w:r>
      <w:del w:id="51" w:author="Author" w:date="2026-03-24T10:23:00Z" w16du:dateUtc="2026-03-24T14:23:00Z">
        <w:r w:rsidR="00DA325B">
          <w:delText>). In contrast,</w:delText>
        </w:r>
      </w:del>
      <w:ins w:id="52" w:author="Author" w:date="2026-03-24T10:23:00Z" w16du:dateUtc="2026-03-24T14:23:00Z">
        <w:r>
          <w:t>), whereas</w:t>
        </w:r>
      </w:ins>
      <w:r>
        <w:t xml:space="preserve"> the intercept correlation </w:t>
      </w:r>
      <w:del w:id="53" w:author="Author" w:date="2026-03-24T10:23:00Z" w16du:dateUtc="2026-03-24T14:23:00Z">
        <w:r w:rsidR="00DA325B">
          <w:delText>tests for latent</w:delText>
        </w:r>
      </w:del>
      <w:ins w:id="54" w:author="Author" w:date="2026-03-24T10:23:00Z" w16du:dateUtc="2026-03-24T14:23:00Z">
        <w:r>
          <w:t>quantifies any remaining</w:t>
        </w:r>
      </w:ins>
      <w:r>
        <w:t xml:space="preserve"> covariance between </w:t>
      </w:r>
      <w:del w:id="55" w:author="Author" w:date="2026-03-24T10:23:00Z" w16du:dateUtc="2026-03-24T14:23:00Z">
        <w:r w:rsidR="00DA325B">
          <w:delText xml:space="preserve">baseline </w:delText>
        </w:r>
      </w:del>
      <w:r>
        <w:t xml:space="preserve">egg number and egg size after accounting for </w:t>
      </w:r>
      <w:del w:id="56" w:author="Author" w:date="2026-03-24T10:23:00Z" w16du:dateUtc="2026-03-24T14:23:00Z">
        <w:r w:rsidR="00DA325B">
          <w:delText>brood</w:delText>
        </w:r>
      </w:del>
      <w:ins w:id="57" w:author="Author" w:date="2026-03-24T10:23:00Z" w16du:dateUtc="2026-03-24T14:23:00Z">
        <w:r>
          <w:t>these</w:t>
        </w:r>
      </w:ins>
      <w:r>
        <w:t xml:space="preserve"> effects</w:t>
      </w:r>
      <w:del w:id="58" w:author="Author" w:date="2026-03-24T10:23:00Z" w16du:dateUtc="2026-03-24T14:23:00Z">
        <w:r w:rsidR="00DA325B">
          <w:delText xml:space="preserve"> and the within–between decomposition, reflecting residual integration not explained by mean allocation differences.</w:delText>
        </w:r>
      </w:del>
      <w:ins w:id="59" w:author="Author" w:date="2026-03-24T10:23:00Z" w16du:dateUtc="2026-03-24T14:23:00Z">
        <w:r>
          <w:t>.</w:t>
        </w:r>
      </w:ins>
      <w:r>
        <w:t xml:space="preserve"> Continuous predictors were standardized prior to analysis</w:t>
      </w:r>
      <w:del w:id="60" w:author="Author" w:date="2026-03-24T10:23:00Z" w16du:dateUtc="2026-03-24T14:23:00Z">
        <w:r w:rsidR="00DA325B">
          <w:delText>. Standardized</w:delText>
        </w:r>
      </w:del>
      <w:ins w:id="61" w:author="Author" w:date="2026-03-24T10:23:00Z" w16du:dateUtc="2026-03-24T14:23:00Z">
        <w:r>
          <w:t>, such that standardized</w:t>
        </w:r>
      </w:ins>
      <w:r>
        <w:t xml:space="preserve"> coefficients</w:t>
      </w:r>
      <w:del w:id="62" w:author="Author" w:date="2026-03-24T10:23:00Z" w16du:dateUtc="2026-03-24T14:23:00Z">
        <w:r w:rsidR="00DA325B">
          <w:delText>, therefore,</w:delText>
        </w:r>
      </w:del>
      <w:r>
        <w:t xml:space="preserve"> represent the expected change in egg size</w:t>
      </w:r>
      <w:del w:id="63" w:author="Author" w:date="2026-03-24T10:23:00Z" w16du:dateUtc="2026-03-24T14:23:00Z">
        <w:r w:rsidR="00DA325B">
          <w:delText xml:space="preserve">, measured </w:delText>
        </w:r>
      </w:del>
      <w:ins w:id="64" w:author="Author" w:date="2026-03-24T10:23:00Z" w16du:dateUtc="2026-03-24T14:23:00Z">
        <w:r>
          <w:t xml:space="preserve"> (</w:t>
        </w:r>
      </w:ins>
      <w:r>
        <w:t>in standard deviation units</w:t>
      </w:r>
      <w:del w:id="65" w:author="Author" w:date="2026-03-24T10:23:00Z" w16du:dateUtc="2026-03-24T14:23:00Z">
        <w:r w:rsidR="00DA325B">
          <w:delText>,</w:delText>
        </w:r>
      </w:del>
      <w:ins w:id="66" w:author="Author" w:date="2026-03-24T10:23:00Z" w16du:dateUtc="2026-03-24T14:23:00Z">
        <w:r>
          <w:t>)</w:t>
        </w:r>
      </w:ins>
      <w:r>
        <w:t xml:space="preserve"> associated with a one standard deviation change in egg number at the relevant hierarchical level.</w:t>
      </w:r>
    </w:p>
    <w:p w14:paraId="4127175C" w14:textId="77777777" w:rsidR="0034683D" w:rsidRDefault="00000000">
      <w:pPr>
        <w:pStyle w:val="BodyText"/>
      </w:pPr>
      <w:r>
        <w:lastRenderedPageBreak/>
        <w:t>To quantify the structure of egg-size variation specifically, I fitted a univariate mixed-effects model in which egg size (standardised mean egg perimeter) was modelled as a Gaussian response with female identity included as a random intercept (see Supplementary Material for details). This formulation partitions total phenotypic variance in egg size into variance attributable to differences among females and variance occurring within females among eggs within clutches. The among-female variance component reflects consistent maternal differences in egg size allocation, whereas the within-female component captures heterogeneity in provisioning within clutches and residual variation.</w:t>
      </w:r>
    </w:p>
    <w:p w14:paraId="13B7FAD1" w14:textId="77777777" w:rsidR="0034683D" w:rsidRDefault="00000000">
      <w:pPr>
        <w:pStyle w:val="BodyText"/>
      </w:pPr>
      <w:r>
        <w:t>Repeatability was calculated on the observation scale for both traits. For egg size (Gaussian model):</w:t>
      </w:r>
    </w:p>
    <w:p w14:paraId="141DE7F7" w14:textId="77777777" w:rsidR="0034683D"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size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5A589F82" w14:textId="77777777" w:rsidR="0034683D"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among-female variance (i.e., variance of the female random intercept)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residual variance. Because the Gaussian model is parameterized directly on the observation scale, this formulation corresponds to both latent- and observation-scale repeatability.</w:t>
      </w:r>
    </w:p>
    <w:p w14:paraId="14EC2196" w14:textId="77777777" w:rsidR="0034683D" w:rsidRDefault="00000000">
      <w:pPr>
        <w:pStyle w:val="BodyText"/>
      </w:pPr>
      <w:r>
        <w:t>For egg number, which was modelled using a negative binomial distribution</w:t>
      </w:r>
      <w:ins w:id="67" w:author="Author" w:date="2026-03-24T10:23:00Z" w16du:dateUtc="2026-03-24T14:23:00Z">
        <w:r>
          <w:t xml:space="preserve"> with a log link</w:t>
        </w:r>
      </w:ins>
      <w:r>
        <w:t>, the variance depends on both the</w:t>
      </w:r>
      <w:ins w:id="68" w:author="Author" w:date="2026-03-24T10:23:00Z" w16du:dateUtc="2026-03-24T14:23:00Z">
        <w:r>
          <w:t xml:space="preserve"> expected</w:t>
        </w:r>
      </w:ins>
      <w:r>
        <w:t xml:space="preserve"> mean and the dispersion (shape) parameter. Under the negative binomial parameterization used in </w:t>
      </w:r>
      <w:r>
        <w:rPr>
          <w:i/>
          <w:iCs/>
        </w:rPr>
        <w:t>brms</w:t>
      </w:r>
      <w:r>
        <w:t xml:space="preserve">, the observation-level </w:t>
      </w:r>
      <w:ins w:id="69" w:author="Author" w:date="2026-03-24T10:23:00Z" w16du:dateUtc="2026-03-24T14:23:00Z">
        <w:r>
          <w:t xml:space="preserve">(distribution-specific) </w:t>
        </w:r>
      </w:ins>
      <w:r>
        <w:t>variance is given by:</w:t>
      </w:r>
    </w:p>
    <w:p w14:paraId="41D1256C" w14:textId="77777777" w:rsidR="0034683D"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m:oMathPara>
    </w:p>
    <w:p w14:paraId="0F958757" w14:textId="77777777" w:rsidR="0034683D" w:rsidRDefault="00000000">
      <w:pPr>
        <w:pStyle w:val="FirstParagraph"/>
      </w:pPr>
      <w:r>
        <w:lastRenderedPageBreak/>
        <w:t xml:space="preserve">where </w:t>
      </w:r>
      <m:oMath>
        <m:r>
          <w:rPr>
            <w:rFonts w:ascii="Cambria Math" w:hAnsi="Cambria Math"/>
          </w:rPr>
          <m:t>μ</m:t>
        </m:r>
      </m:oMath>
      <w:r>
        <w:t xml:space="preserve"> is the expected mean egg number and </w:t>
      </w:r>
      <m:oMath>
        <m:r>
          <w:rPr>
            <w:rFonts w:ascii="Cambria Math" w:hAnsi="Cambria Math"/>
          </w:rPr>
          <m:t>θ</m:t>
        </m:r>
      </m:oMath>
      <w:r>
        <w:t xml:space="preserve"> is the dispersion (shape) parameter. </w:t>
      </w:r>
      <w:del w:id="70" w:author="Author" w:date="2026-03-24T10:23:00Z" w16du:dateUtc="2026-03-24T14:23:00Z">
        <w:r w:rsidR="00DA325B">
          <w:delText>Observation-scale repeatability for egg number</w:delText>
        </w:r>
      </w:del>
      <w:ins w:id="71" w:author="Author" w:date="2026-03-24T10:23:00Z" w16du:dateUtc="2026-03-24T14:23:00Z">
        <w:r>
          <w:t>Because the model includes a log link, the among-female variance estimated from the random intercept is expressed on the latent (log) scale and must be transformed to the observation scale before calculating repeatability. Following Nakagawa et al. (2017), the among-female variance on the observation scale</w:t>
        </w:r>
      </w:ins>
      <w:r>
        <w:t xml:space="preserve"> was therefore calculated as:</w:t>
      </w:r>
    </w:p>
    <w:p w14:paraId="7675C5AE" w14:textId="77777777" w:rsidR="0034683D" w:rsidRDefault="00000000">
      <w:pPr>
        <w:pStyle w:val="BodyText"/>
        <w:rPr>
          <w:ins w:id="72" w:author="Author" w:date="2026-03-24T10:23:00Z" w16du:dateUtc="2026-03-24T14:23:00Z"/>
        </w:rPr>
      </w:pPr>
      <m:oMathPara>
        <m:oMathParaPr>
          <m:jc m:val="center"/>
        </m:oMathParaPr>
        <m:oMath>
          <m:sSubSup>
            <m:sSubSupPr>
              <m:ctrlPr>
                <w:ins w:id="73" w:author="Author" w:date="2026-03-24T10:23:00Z" w16du:dateUtc="2026-03-24T14:23:00Z">
                  <w:rPr>
                    <w:rFonts w:ascii="Cambria Math" w:hAnsi="Cambria Math"/>
                  </w:rPr>
                </w:ins>
              </m:ctrlPr>
            </m:sSubSupPr>
            <m:e>
              <m:r>
                <w:ins w:id="74" w:author="Author" w:date="2026-03-24T10:23:00Z" w16du:dateUtc="2026-03-24T14:23:00Z">
                  <w:rPr>
                    <w:rFonts w:ascii="Cambria Math" w:hAnsi="Cambria Math"/>
                  </w:rPr>
                  <m:t>V</m:t>
                </w:ins>
              </m:r>
            </m:e>
            <m:sub>
              <m:r>
                <w:ins w:id="75" w:author="Author" w:date="2026-03-24T10:23:00Z" w16du:dateUtc="2026-03-24T14:23:00Z">
                  <w:rPr>
                    <w:rFonts w:ascii="Cambria Math" w:hAnsi="Cambria Math"/>
                  </w:rPr>
                  <m:t>F</m:t>
                </w:ins>
              </m:r>
            </m:sub>
            <m:sup>
              <m:r>
                <w:ins w:id="76" w:author="Author" w:date="2026-03-24T10:23:00Z" w16du:dateUtc="2026-03-24T14:23:00Z">
                  <m:rPr>
                    <m:nor/>
                  </m:rPr>
                  <m:t>obs</m:t>
                </w:ins>
              </m:r>
            </m:sup>
          </m:sSubSup>
          <m:r>
            <w:ins w:id="77" w:author="Author" w:date="2026-03-24T10:23:00Z" w16du:dateUtc="2026-03-24T14:23:00Z">
              <m:rPr>
                <m:sty m:val="p"/>
              </m:rPr>
              <w:rPr>
                <w:rFonts w:ascii="Cambria Math" w:hAnsi="Cambria Math"/>
              </w:rPr>
              <m:t>=</m:t>
            </w:ins>
          </m:r>
          <m:sSup>
            <m:sSupPr>
              <m:ctrlPr>
                <w:ins w:id="78" w:author="Author" w:date="2026-03-24T10:23:00Z" w16du:dateUtc="2026-03-24T14:23:00Z">
                  <w:rPr>
                    <w:rFonts w:ascii="Cambria Math" w:hAnsi="Cambria Math"/>
                  </w:rPr>
                </w:ins>
              </m:ctrlPr>
            </m:sSupPr>
            <m:e>
              <m:r>
                <w:ins w:id="79" w:author="Author" w:date="2026-03-24T10:23:00Z" w16du:dateUtc="2026-03-24T14:23:00Z">
                  <w:rPr>
                    <w:rFonts w:ascii="Cambria Math" w:hAnsi="Cambria Math"/>
                  </w:rPr>
                  <m:t>μ</m:t>
                </w:ins>
              </m:r>
            </m:e>
            <m:sup>
              <m:r>
                <w:ins w:id="80" w:author="Author" w:date="2026-03-24T10:23:00Z" w16du:dateUtc="2026-03-24T14:23:00Z">
                  <w:rPr>
                    <w:rFonts w:ascii="Cambria Math" w:hAnsi="Cambria Math"/>
                  </w:rPr>
                  <m:t>2</m:t>
                </w:ins>
              </m:r>
            </m:sup>
          </m:sSup>
          <m:d>
            <m:dPr>
              <m:ctrlPr>
                <w:ins w:id="81" w:author="Author" w:date="2026-03-24T10:23:00Z" w16du:dateUtc="2026-03-24T14:23:00Z">
                  <w:rPr>
                    <w:rFonts w:ascii="Cambria Math" w:hAnsi="Cambria Math"/>
                  </w:rPr>
                </w:ins>
              </m:ctrlPr>
            </m:dPr>
            <m:e>
              <m:r>
                <w:ins w:id="82" w:author="Author" w:date="2026-03-24T10:23:00Z" w16du:dateUtc="2026-03-24T14:23:00Z">
                  <m:rPr>
                    <m:sty m:val="p"/>
                  </m:rPr>
                  <w:rPr>
                    <w:rFonts w:ascii="Cambria Math" w:hAnsi="Cambria Math"/>
                  </w:rPr>
                  <m:t>exp</m:t>
                </w:ins>
              </m:r>
              <m:d>
                <m:dPr>
                  <m:ctrlPr>
                    <w:ins w:id="83" w:author="Author" w:date="2026-03-24T10:23:00Z" w16du:dateUtc="2026-03-24T14:23:00Z">
                      <w:rPr>
                        <w:rFonts w:ascii="Cambria Math" w:hAnsi="Cambria Math"/>
                      </w:rPr>
                    </w:ins>
                  </m:ctrlPr>
                </m:dPr>
                <m:e>
                  <m:sSup>
                    <m:sSupPr>
                      <m:ctrlPr>
                        <w:ins w:id="84" w:author="Author" w:date="2026-03-24T10:23:00Z" w16du:dateUtc="2026-03-24T14:23:00Z">
                          <w:rPr>
                            <w:rFonts w:ascii="Cambria Math" w:hAnsi="Cambria Math"/>
                          </w:rPr>
                        </w:ins>
                      </m:ctrlPr>
                    </m:sSupPr>
                    <m:e>
                      <m:r>
                        <w:ins w:id="85" w:author="Author" w:date="2026-03-24T10:23:00Z" w16du:dateUtc="2026-03-24T14:23:00Z">
                          <w:rPr>
                            <w:rFonts w:ascii="Cambria Math" w:hAnsi="Cambria Math"/>
                          </w:rPr>
                          <m:t>σ</m:t>
                        </w:ins>
                      </m:r>
                    </m:e>
                    <m:sup>
                      <m:r>
                        <w:ins w:id="86" w:author="Author" w:date="2026-03-24T10:23:00Z" w16du:dateUtc="2026-03-24T14:23:00Z">
                          <w:rPr>
                            <w:rFonts w:ascii="Cambria Math" w:hAnsi="Cambria Math"/>
                          </w:rPr>
                          <m:t>2</m:t>
                        </w:ins>
                      </m:r>
                    </m:sup>
                  </m:sSup>
                </m:e>
              </m:d>
              <m:r>
                <w:ins w:id="87" w:author="Author" w:date="2026-03-24T10:23:00Z" w16du:dateUtc="2026-03-24T14:23:00Z">
                  <m:rPr>
                    <m:sty m:val="p"/>
                  </m:rPr>
                  <w:rPr>
                    <w:rFonts w:ascii="Cambria Math" w:hAnsi="Cambria Math"/>
                  </w:rPr>
                  <m:t>-</m:t>
                </w:ins>
              </m:r>
              <m:r>
                <w:ins w:id="88" w:author="Author" w:date="2026-03-24T10:23:00Z" w16du:dateUtc="2026-03-24T14:23:00Z">
                  <w:rPr>
                    <w:rFonts w:ascii="Cambria Math" w:hAnsi="Cambria Math"/>
                  </w:rPr>
                  <m:t>1</m:t>
                </w:ins>
              </m:r>
            </m:e>
          </m:d>
        </m:oMath>
      </m:oMathPara>
    </w:p>
    <w:p w14:paraId="1F2DA371" w14:textId="77777777" w:rsidR="0034683D" w:rsidRDefault="00000000">
      <w:pPr>
        <w:pStyle w:val="FirstParagraph"/>
        <w:rPr>
          <w:ins w:id="89" w:author="Author" w:date="2026-03-24T10:23:00Z" w16du:dateUtc="2026-03-24T14:23:00Z"/>
        </w:rPr>
      </w:pPr>
      <w:ins w:id="90" w:author="Author" w:date="2026-03-24T10:23:00Z" w16du:dateUtc="2026-03-24T14:23:00Z">
        <w:r>
          <w:t xml:space="preserve">where </w:t>
        </w:r>
      </w:ins>
      <m:oMath>
        <m:sSup>
          <m:sSupPr>
            <m:ctrlPr>
              <w:ins w:id="91" w:author="Author" w:date="2026-03-24T10:23:00Z" w16du:dateUtc="2026-03-24T14:23:00Z">
                <w:rPr>
                  <w:rFonts w:ascii="Cambria Math" w:hAnsi="Cambria Math"/>
                </w:rPr>
              </w:ins>
            </m:ctrlPr>
          </m:sSupPr>
          <m:e>
            <m:r>
              <w:ins w:id="92" w:author="Author" w:date="2026-03-24T10:23:00Z" w16du:dateUtc="2026-03-24T14:23:00Z">
                <w:rPr>
                  <w:rFonts w:ascii="Cambria Math" w:hAnsi="Cambria Math"/>
                </w:rPr>
                <m:t>σ</m:t>
              </w:ins>
            </m:r>
          </m:e>
          <m:sup>
            <m:r>
              <w:ins w:id="93" w:author="Author" w:date="2026-03-24T10:23:00Z" w16du:dateUtc="2026-03-24T14:23:00Z">
                <w:rPr>
                  <w:rFonts w:ascii="Cambria Math" w:hAnsi="Cambria Math"/>
                </w:rPr>
                <m:t>2</m:t>
              </w:ins>
            </m:r>
          </m:sup>
        </m:sSup>
      </m:oMath>
      <w:ins w:id="94" w:author="Author" w:date="2026-03-24T10:23:00Z" w16du:dateUtc="2026-03-24T14:23:00Z">
        <w:r>
          <w:t xml:space="preserve"> is the variance of the random intercept on the latent scale.</w:t>
        </w:r>
      </w:ins>
    </w:p>
    <w:p w14:paraId="34E3E9DD" w14:textId="77777777" w:rsidR="0034683D" w:rsidRDefault="00000000">
      <w:pPr>
        <w:pStyle w:val="BodyText"/>
        <w:rPr>
          <w:ins w:id="95" w:author="Author" w:date="2026-03-24T10:23:00Z" w16du:dateUtc="2026-03-24T14:23:00Z"/>
        </w:rPr>
      </w:pPr>
      <w:ins w:id="96" w:author="Author" w:date="2026-03-24T10:23:00Z" w16du:dateUtc="2026-03-24T14:23:00Z">
        <w:r>
          <w:t>Observation-scale repeatability for egg number was then calculated as:</w:t>
        </w:r>
      </w:ins>
    </w:p>
    <w:p w14:paraId="268F8586" w14:textId="77777777" w:rsidR="0034683D"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number</m:t>
              </m:r>
            </m:sub>
          </m:sSub>
          <m:r>
            <m:rPr>
              <m:sty m:val="p"/>
            </m:rPr>
            <w:rPr>
              <w:rFonts w:ascii="Cambria Math" w:hAnsi="Cambria Math"/>
            </w:rPr>
            <m:t>=</m:t>
          </m:r>
          <m:f>
            <m:fPr>
              <m:ctrlPr>
                <w:del w:id="97" w:author="Author" w:date="2026-03-24T10:23:00Z" w16du:dateUtc="2026-03-24T14:23:00Z">
                  <w:rPr>
                    <w:rFonts w:ascii="Cambria Math" w:hAnsi="Cambria Math"/>
                  </w:rPr>
                </w:del>
              </m:ctrlPr>
            </m:fPr>
            <m:num>
              <m:sSub>
                <m:sSubPr>
                  <m:ctrlPr>
                    <w:del w:id="98" w:author="Author" w:date="2026-03-24T10:23:00Z" w16du:dateUtc="2026-03-24T14:23:00Z">
                      <w:rPr>
                        <w:rFonts w:ascii="Cambria Math" w:hAnsi="Cambria Math"/>
                      </w:rPr>
                    </w:del>
                  </m:ctrlPr>
                </m:sSubPr>
                <m:e>
                  <m:r>
                    <w:del w:id="99" w:author="Author" w:date="2026-03-24T10:23:00Z" w16du:dateUtc="2026-03-24T14:23:00Z">
                      <w:rPr>
                        <w:rFonts w:ascii="Cambria Math" w:hAnsi="Cambria Math"/>
                      </w:rPr>
                      <m:t>V</m:t>
                    </w:del>
                  </m:r>
                </m:e>
                <m:sub>
                  <m:r>
                    <w:del w:id="100" w:author="Author" w:date="2026-03-24T10:23:00Z" w16du:dateUtc="2026-03-24T14:23:00Z">
                      <w:rPr>
                        <w:rFonts w:ascii="Cambria Math" w:hAnsi="Cambria Math"/>
                      </w:rPr>
                      <m:t>F</m:t>
                    </w:del>
                  </m:r>
                </m:sub>
              </m:sSub>
            </m:num>
            <m:den>
              <m:sSub>
                <m:sSubPr>
                  <m:ctrlPr>
                    <w:del w:id="101" w:author="Author" w:date="2026-03-24T10:23:00Z" w16du:dateUtc="2026-03-24T14:23:00Z">
                      <w:rPr>
                        <w:rFonts w:ascii="Cambria Math" w:hAnsi="Cambria Math"/>
                      </w:rPr>
                    </w:del>
                  </m:ctrlPr>
                </m:sSubPr>
                <m:e>
                  <m:r>
                    <w:del w:id="102" w:author="Author" w:date="2026-03-24T10:23:00Z" w16du:dateUtc="2026-03-24T14:23:00Z">
                      <w:rPr>
                        <w:rFonts w:ascii="Cambria Math" w:hAnsi="Cambria Math"/>
                      </w:rPr>
                      <m:t>V</m:t>
                    </w:del>
                  </m:r>
                </m:e>
                <m:sub>
                  <m:r>
                    <w:del w:id="103" w:author="Author" w:date="2026-03-24T10:23:00Z" w16du:dateUtc="2026-03-24T14:23:00Z">
                      <w:rPr>
                        <w:rFonts w:ascii="Cambria Math" w:hAnsi="Cambria Math"/>
                      </w:rPr>
                      <m:t>F</m:t>
                    </w:del>
                  </m:r>
                </m:sub>
              </m:sSub>
              <m:r>
                <w:del w:id="104" w:author="Author" w:date="2026-03-24T10:23:00Z" w16du:dateUtc="2026-03-24T14:23:00Z">
                  <m:rPr>
                    <m:sty m:val="p"/>
                  </m:rPr>
                  <w:rPr>
                    <w:rFonts w:ascii="Cambria Math" w:hAnsi="Cambria Math"/>
                  </w:rPr>
                  <m:t>+</m:t>
                </w:del>
              </m:r>
              <m:d>
                <m:dPr>
                  <m:ctrlPr>
                    <w:del w:id="105" w:author="Author" w:date="2026-03-24T10:23:00Z" w16du:dateUtc="2026-03-24T14:23:00Z">
                      <w:rPr>
                        <w:rFonts w:ascii="Cambria Math" w:hAnsi="Cambria Math"/>
                      </w:rPr>
                    </w:del>
                  </m:ctrlPr>
                </m:dPr>
                <m:e>
                  <m:r>
                    <w:del w:id="106" w:author="Author" w:date="2026-03-24T10:23:00Z" w16du:dateUtc="2026-03-24T14:23:00Z">
                      <w:rPr>
                        <w:rFonts w:ascii="Cambria Math" w:hAnsi="Cambria Math"/>
                      </w:rPr>
                      <m:t>μ</m:t>
                    </w:del>
                  </m:r>
                  <m:r>
                    <w:del w:id="107" w:author="Author" w:date="2026-03-24T10:23:00Z" w16du:dateUtc="2026-03-24T14:23:00Z">
                      <m:rPr>
                        <m:sty m:val="p"/>
                      </m:rPr>
                      <w:rPr>
                        <w:rFonts w:ascii="Cambria Math" w:hAnsi="Cambria Math"/>
                      </w:rPr>
                      <m:t>+</m:t>
                    </w:del>
                  </m:r>
                  <m:f>
                    <m:fPr>
                      <m:ctrlPr>
                        <w:del w:id="108" w:author="Author" w:date="2026-03-24T10:23:00Z" w16du:dateUtc="2026-03-24T14:23:00Z">
                          <w:rPr>
                            <w:rFonts w:ascii="Cambria Math" w:hAnsi="Cambria Math"/>
                          </w:rPr>
                        </w:del>
                      </m:ctrlPr>
                    </m:fPr>
                    <m:num>
                      <m:sSup>
                        <m:sSupPr>
                          <m:ctrlPr>
                            <w:del w:id="109" w:author="Author" w:date="2026-03-24T10:23:00Z" w16du:dateUtc="2026-03-24T14:23:00Z">
                              <w:rPr>
                                <w:rFonts w:ascii="Cambria Math" w:hAnsi="Cambria Math"/>
                              </w:rPr>
                            </w:del>
                          </m:ctrlPr>
                        </m:sSupPr>
                        <m:e>
                          <m:r>
                            <w:del w:id="110" w:author="Author" w:date="2026-03-24T10:23:00Z" w16du:dateUtc="2026-03-24T14:23:00Z">
                              <w:rPr>
                                <w:rFonts w:ascii="Cambria Math" w:hAnsi="Cambria Math"/>
                              </w:rPr>
                              <m:t>μ</m:t>
                            </w:del>
                          </m:r>
                        </m:e>
                        <m:sup>
                          <m:r>
                            <w:del w:id="111" w:author="Author" w:date="2026-03-24T10:23:00Z" w16du:dateUtc="2026-03-24T14:23:00Z">
                              <w:rPr>
                                <w:rFonts w:ascii="Cambria Math" w:hAnsi="Cambria Math"/>
                              </w:rPr>
                              <m:t>2</m:t>
                            </w:del>
                          </m:r>
                        </m:sup>
                      </m:sSup>
                    </m:num>
                    <m:den>
                      <m:r>
                        <w:del w:id="112" w:author="Author" w:date="2026-03-24T10:23:00Z" w16du:dateUtc="2026-03-24T14:23:00Z">
                          <w:rPr>
                            <w:rFonts w:ascii="Cambria Math" w:hAnsi="Cambria Math"/>
                          </w:rPr>
                          <m:t>θ</m:t>
                        </w:del>
                      </m:r>
                    </m:den>
                  </m:f>
                </m:e>
              </m:d>
            </m:den>
          </m:f>
          <m:f>
            <m:fPr>
              <m:ctrlPr>
                <w:ins w:id="113" w:author="Author" w:date="2026-03-24T10:23:00Z" w16du:dateUtc="2026-03-24T14:23:00Z">
                  <w:rPr>
                    <w:rFonts w:ascii="Cambria Math" w:hAnsi="Cambria Math"/>
                  </w:rPr>
                </w:ins>
              </m:ctrlPr>
            </m:fPr>
            <m:num>
              <m:sSubSup>
                <m:sSubSupPr>
                  <m:ctrlPr>
                    <w:ins w:id="114" w:author="Author" w:date="2026-03-24T10:23:00Z" w16du:dateUtc="2026-03-24T14:23:00Z">
                      <w:rPr>
                        <w:rFonts w:ascii="Cambria Math" w:hAnsi="Cambria Math"/>
                      </w:rPr>
                    </w:ins>
                  </m:ctrlPr>
                </m:sSubSupPr>
                <m:e>
                  <m:r>
                    <w:ins w:id="115" w:author="Author" w:date="2026-03-24T10:23:00Z" w16du:dateUtc="2026-03-24T14:23:00Z">
                      <w:rPr>
                        <w:rFonts w:ascii="Cambria Math" w:hAnsi="Cambria Math"/>
                      </w:rPr>
                      <m:t>V</m:t>
                    </w:ins>
                  </m:r>
                </m:e>
                <m:sub>
                  <m:r>
                    <w:ins w:id="116" w:author="Author" w:date="2026-03-24T10:23:00Z" w16du:dateUtc="2026-03-24T14:23:00Z">
                      <w:rPr>
                        <w:rFonts w:ascii="Cambria Math" w:hAnsi="Cambria Math"/>
                      </w:rPr>
                      <m:t>F</m:t>
                    </w:ins>
                  </m:r>
                </m:sub>
                <m:sup>
                  <m:r>
                    <w:ins w:id="117" w:author="Author" w:date="2026-03-24T10:23:00Z" w16du:dateUtc="2026-03-24T14:23:00Z">
                      <m:rPr>
                        <m:nor/>
                      </m:rPr>
                      <m:t>obs</m:t>
                    </w:ins>
                  </m:r>
                </m:sup>
              </m:sSubSup>
            </m:num>
            <m:den>
              <m:sSubSup>
                <m:sSubSupPr>
                  <m:ctrlPr>
                    <w:ins w:id="118" w:author="Author" w:date="2026-03-24T10:23:00Z" w16du:dateUtc="2026-03-24T14:23:00Z">
                      <w:rPr>
                        <w:rFonts w:ascii="Cambria Math" w:hAnsi="Cambria Math"/>
                      </w:rPr>
                    </w:ins>
                  </m:ctrlPr>
                </m:sSubSupPr>
                <m:e>
                  <m:r>
                    <w:ins w:id="119" w:author="Author" w:date="2026-03-24T10:23:00Z" w16du:dateUtc="2026-03-24T14:23:00Z">
                      <w:rPr>
                        <w:rFonts w:ascii="Cambria Math" w:hAnsi="Cambria Math"/>
                      </w:rPr>
                      <m:t>V</m:t>
                    </w:ins>
                  </m:r>
                </m:e>
                <m:sub>
                  <m:r>
                    <w:ins w:id="120" w:author="Author" w:date="2026-03-24T10:23:00Z" w16du:dateUtc="2026-03-24T14:23:00Z">
                      <w:rPr>
                        <w:rFonts w:ascii="Cambria Math" w:hAnsi="Cambria Math"/>
                      </w:rPr>
                      <m:t>F</m:t>
                    </w:ins>
                  </m:r>
                </m:sub>
                <m:sup>
                  <m:r>
                    <w:ins w:id="121" w:author="Author" w:date="2026-03-24T10:23:00Z" w16du:dateUtc="2026-03-24T14:23:00Z">
                      <m:rPr>
                        <m:nor/>
                      </m:rPr>
                      <m:t>obs</m:t>
                    </w:ins>
                  </m:r>
                </m:sup>
              </m:sSubSup>
              <m:r>
                <w:ins w:id="122" w:author="Author" w:date="2026-03-24T10:23:00Z" w16du:dateUtc="2026-03-24T14:23:00Z">
                  <m:rPr>
                    <m:sty m:val="p"/>
                  </m:rPr>
                  <w:rPr>
                    <w:rFonts w:ascii="Cambria Math" w:hAnsi="Cambria Math"/>
                  </w:rPr>
                  <m:t>+</m:t>
                </w:ins>
              </m:r>
              <m:d>
                <m:dPr>
                  <m:ctrlPr>
                    <w:ins w:id="123" w:author="Author" w:date="2026-03-24T10:23:00Z" w16du:dateUtc="2026-03-24T14:23:00Z">
                      <w:rPr>
                        <w:rFonts w:ascii="Cambria Math" w:hAnsi="Cambria Math"/>
                      </w:rPr>
                    </w:ins>
                  </m:ctrlPr>
                </m:dPr>
                <m:e>
                  <m:r>
                    <w:ins w:id="124" w:author="Author" w:date="2026-03-24T10:23:00Z" w16du:dateUtc="2026-03-24T14:23:00Z">
                      <w:rPr>
                        <w:rFonts w:ascii="Cambria Math" w:hAnsi="Cambria Math"/>
                      </w:rPr>
                      <m:t>μ</m:t>
                    </w:ins>
                  </m:r>
                  <m:r>
                    <w:ins w:id="125" w:author="Author" w:date="2026-03-24T10:23:00Z" w16du:dateUtc="2026-03-24T14:23:00Z">
                      <m:rPr>
                        <m:sty m:val="p"/>
                      </m:rPr>
                      <w:rPr>
                        <w:rFonts w:ascii="Cambria Math" w:hAnsi="Cambria Math"/>
                      </w:rPr>
                      <m:t>+</m:t>
                    </w:ins>
                  </m:r>
                  <m:f>
                    <m:fPr>
                      <m:ctrlPr>
                        <w:ins w:id="126" w:author="Author" w:date="2026-03-24T10:23:00Z" w16du:dateUtc="2026-03-24T14:23:00Z">
                          <w:rPr>
                            <w:rFonts w:ascii="Cambria Math" w:hAnsi="Cambria Math"/>
                          </w:rPr>
                        </w:ins>
                      </m:ctrlPr>
                    </m:fPr>
                    <m:num>
                      <m:sSup>
                        <m:sSupPr>
                          <m:ctrlPr>
                            <w:ins w:id="127" w:author="Author" w:date="2026-03-24T10:23:00Z" w16du:dateUtc="2026-03-24T14:23:00Z">
                              <w:rPr>
                                <w:rFonts w:ascii="Cambria Math" w:hAnsi="Cambria Math"/>
                              </w:rPr>
                            </w:ins>
                          </m:ctrlPr>
                        </m:sSupPr>
                        <m:e>
                          <m:r>
                            <w:ins w:id="128" w:author="Author" w:date="2026-03-24T10:23:00Z" w16du:dateUtc="2026-03-24T14:23:00Z">
                              <w:rPr>
                                <w:rFonts w:ascii="Cambria Math" w:hAnsi="Cambria Math"/>
                              </w:rPr>
                              <m:t>μ</m:t>
                            </w:ins>
                          </m:r>
                        </m:e>
                        <m:sup>
                          <m:r>
                            <w:ins w:id="129" w:author="Author" w:date="2026-03-24T10:23:00Z" w16du:dateUtc="2026-03-24T14:23:00Z">
                              <w:rPr>
                                <w:rFonts w:ascii="Cambria Math" w:hAnsi="Cambria Math"/>
                              </w:rPr>
                              <m:t>2</m:t>
                            </w:ins>
                          </m:r>
                        </m:sup>
                      </m:sSup>
                    </m:num>
                    <m:den>
                      <m:r>
                        <w:ins w:id="130" w:author="Author" w:date="2026-03-24T10:23:00Z" w16du:dateUtc="2026-03-24T14:23:00Z">
                          <w:rPr>
                            <w:rFonts w:ascii="Cambria Math" w:hAnsi="Cambria Math"/>
                          </w:rPr>
                          <m:t>θ</m:t>
                        </w:ins>
                      </m:r>
                    </m:den>
                  </m:f>
                </m:e>
              </m:d>
            </m:den>
          </m:f>
        </m:oMath>
      </m:oMathPara>
    </w:p>
    <w:p w14:paraId="6B022F08" w14:textId="77777777" w:rsidR="0034683D" w:rsidRDefault="00DA325B">
      <w:pPr>
        <w:pStyle w:val="FirstParagraph"/>
        <w:rPr>
          <w:ins w:id="131" w:author="Author" w:date="2026-03-24T10:23:00Z" w16du:dateUtc="2026-03-24T14:23:00Z"/>
        </w:rPr>
      </w:pPr>
      <w:del w:id="132" w:author="Author" w:date="2026-03-24T10:23:00Z" w16du:dateUtc="2026-03-24T14:23:00Z">
        <w:r>
          <w:delText xml:space="preserve">where </w:delText>
        </w:r>
      </w:del>
      <m:oMath>
        <m:sSub>
          <m:sSubPr>
            <m:ctrlPr>
              <w:del w:id="133" w:author="Author" w:date="2026-03-24T10:23:00Z" w16du:dateUtc="2026-03-24T14:23:00Z">
                <w:rPr>
                  <w:rFonts w:ascii="Cambria Math" w:hAnsi="Cambria Math"/>
                </w:rPr>
              </w:del>
            </m:ctrlPr>
          </m:sSubPr>
          <m:e>
            <m:r>
              <w:del w:id="134" w:author="Author" w:date="2026-03-24T10:23:00Z" w16du:dateUtc="2026-03-24T14:23:00Z">
                <w:rPr>
                  <w:rFonts w:ascii="Cambria Math" w:hAnsi="Cambria Math"/>
                </w:rPr>
                <m:t>V</m:t>
              </w:del>
            </m:r>
          </m:e>
          <m:sub>
            <m:r>
              <w:del w:id="135" w:author="Author" w:date="2026-03-24T10:23:00Z" w16du:dateUtc="2026-03-24T14:23:00Z">
                <w:rPr>
                  <w:rFonts w:ascii="Cambria Math" w:hAnsi="Cambria Math"/>
                </w:rPr>
                <m:t>F</m:t>
              </w:del>
            </m:r>
          </m:sub>
        </m:sSub>
      </m:oMath>
      <w:del w:id="136" w:author="Author" w:date="2026-03-24T10:23:00Z" w16du:dateUtc="2026-03-24T14:23:00Z">
        <w:r>
          <w:delText xml:space="preserve"> is</w:delText>
        </w:r>
      </w:del>
      <w:ins w:id="137" w:author="Author" w:date="2026-03-24T10:23:00Z" w16du:dateUtc="2026-03-24T14:23:00Z">
        <w:r w:rsidR="00000000">
          <w:t>Both</w:t>
        </w:r>
      </w:ins>
      <w:r w:rsidR="00000000">
        <w:t xml:space="preserve"> the </w:t>
      </w:r>
      <w:ins w:id="138" w:author="Author" w:date="2026-03-24T10:23:00Z" w16du:dateUtc="2026-03-24T14:23:00Z">
        <w:r w:rsidR="00000000">
          <w:t xml:space="preserve">transformed </w:t>
        </w:r>
      </w:ins>
      <w:r w:rsidR="00000000">
        <w:t xml:space="preserve">among-female variance </w:t>
      </w:r>
      <w:del w:id="139" w:author="Author" w:date="2026-03-24T10:23:00Z" w16du:dateUtc="2026-03-24T14:23:00Z">
        <w:r>
          <w:delText>estimated from the random intercept. The</w:delText>
        </w:r>
      </w:del>
      <w:ins w:id="140" w:author="Author" w:date="2026-03-24T10:23:00Z" w16du:dateUtc="2026-03-24T14:23:00Z">
        <w:r w:rsidR="00000000">
          <w:t>and the</w:t>
        </w:r>
      </w:ins>
      <w:r w:rsidR="00000000">
        <w:t xml:space="preserve"> distribution-specific variance </w:t>
      </w:r>
      <w:del w:id="141" w:author="Author" w:date="2026-03-24T10:23:00Z" w16du:dateUtc="2026-03-24T14:23:00Z">
        <w:r>
          <w:delText xml:space="preserve">term </w:delText>
        </w:r>
      </w:del>
      <m:oMath>
        <m:r>
          <w:del w:id="142" w:author="Author" w:date="2026-03-24T10:23:00Z" w16du:dateUtc="2026-03-24T14:23:00Z">
            <w:rPr>
              <w:rFonts w:ascii="Cambria Math" w:hAnsi="Cambria Math"/>
            </w:rPr>
            <m:t>μ</m:t>
          </w:del>
        </m:r>
        <m:r>
          <w:del w:id="143" w:author="Author" w:date="2026-03-24T10:23:00Z" w16du:dateUtc="2026-03-24T14:23:00Z">
            <m:rPr>
              <m:sty m:val="p"/>
            </m:rPr>
            <w:rPr>
              <w:rFonts w:ascii="Cambria Math" w:hAnsi="Cambria Math"/>
            </w:rPr>
            <m:t>+</m:t>
          </w:del>
        </m:r>
        <m:sSup>
          <m:sSupPr>
            <m:ctrlPr>
              <w:del w:id="144" w:author="Author" w:date="2026-03-24T10:23:00Z" w16du:dateUtc="2026-03-24T14:23:00Z">
                <w:rPr>
                  <w:rFonts w:ascii="Cambria Math" w:hAnsi="Cambria Math"/>
                </w:rPr>
              </w:del>
            </m:ctrlPr>
          </m:sSupPr>
          <m:e>
            <m:r>
              <w:del w:id="145" w:author="Author" w:date="2026-03-24T10:23:00Z" w16du:dateUtc="2026-03-24T14:23:00Z">
                <w:rPr>
                  <w:rFonts w:ascii="Cambria Math" w:hAnsi="Cambria Math"/>
                </w:rPr>
                <m:t>μ</m:t>
              </w:del>
            </m:r>
          </m:e>
          <m:sup>
            <m:r>
              <w:del w:id="146" w:author="Author" w:date="2026-03-24T10:23:00Z" w16du:dateUtc="2026-03-24T14:23:00Z">
                <w:rPr>
                  <w:rFonts w:ascii="Cambria Math" w:hAnsi="Cambria Math"/>
                </w:rPr>
                <m:t>2</m:t>
              </w:del>
            </m:r>
          </m:sup>
        </m:sSup>
        <m:r>
          <w:del w:id="147" w:author="Author" w:date="2026-03-24T10:23:00Z" w16du:dateUtc="2026-03-24T14:23:00Z">
            <m:rPr>
              <m:sty m:val="p"/>
            </m:rPr>
            <w:rPr>
              <w:rFonts w:ascii="Cambria Math" w:hAnsi="Cambria Math"/>
            </w:rPr>
            <m:t>/</m:t>
          </w:del>
        </m:r>
        <m:r>
          <w:del w:id="148" w:author="Author" w:date="2026-03-24T10:23:00Z" w16du:dateUtc="2026-03-24T14:23:00Z">
            <w:rPr>
              <w:rFonts w:ascii="Cambria Math" w:hAnsi="Cambria Math"/>
            </w:rPr>
            <m:t>θ</m:t>
          </w:del>
        </m:r>
      </m:oMath>
      <w:del w:id="149" w:author="Author" w:date="2026-03-24T10:23:00Z" w16du:dateUtc="2026-03-24T14:23:00Z">
        <w:r>
          <w:delText xml:space="preserve"> was calculated </w:delText>
        </w:r>
      </w:del>
      <w:ins w:id="150" w:author="Author" w:date="2026-03-24T10:23:00Z" w16du:dateUtc="2026-03-24T14:23:00Z">
        <w:r w:rsidR="00000000">
          <w:t xml:space="preserve">were computed </w:t>
        </w:r>
      </w:ins>
      <w:r w:rsidR="00000000">
        <w:t xml:space="preserve">for each posterior draw using the corresponding posterior samples of </w:t>
      </w:r>
      <m:oMath>
        <m:r>
          <w:rPr>
            <w:rFonts w:ascii="Cambria Math" w:hAnsi="Cambria Math"/>
          </w:rPr>
          <m:t>μ</m:t>
        </m:r>
      </m:oMath>
      <w:del w:id="151" w:author="Author" w:date="2026-03-24T10:23:00Z" w16du:dateUtc="2026-03-24T14:23:00Z">
        <w:r>
          <w:delText xml:space="preserve"> and </w:delText>
        </w:r>
      </w:del>
      <m:oMath>
        <m:r>
          <w:del w:id="152" w:author="Author" w:date="2026-03-24T10:23:00Z" w16du:dateUtc="2026-03-24T14:23:00Z">
            <w:rPr>
              <w:rFonts w:ascii="Cambria Math" w:hAnsi="Cambria Math"/>
            </w:rPr>
            <m:t>θ</m:t>
          </w:del>
        </m:r>
      </m:oMath>
      <w:del w:id="153" w:author="Author" w:date="2026-03-24T10:23:00Z" w16du:dateUtc="2026-03-24T14:23:00Z">
        <w:r>
          <w:delText>, thereby generating</w:delText>
        </w:r>
      </w:del>
      <w:ins w:id="154" w:author="Author" w:date="2026-03-24T10:23:00Z" w16du:dateUtc="2026-03-24T14:23:00Z">
        <w:r w:rsidR="00000000">
          <w:t xml:space="preserve">, </w:t>
        </w:r>
      </w:ins>
      <m:oMath>
        <m:sSup>
          <m:sSupPr>
            <m:ctrlPr>
              <w:ins w:id="155" w:author="Author" w:date="2026-03-24T10:23:00Z" w16du:dateUtc="2026-03-24T14:23:00Z">
                <w:rPr>
                  <w:rFonts w:ascii="Cambria Math" w:hAnsi="Cambria Math"/>
                </w:rPr>
              </w:ins>
            </m:ctrlPr>
          </m:sSupPr>
          <m:e>
            <m:r>
              <w:ins w:id="156" w:author="Author" w:date="2026-03-24T10:23:00Z" w16du:dateUtc="2026-03-24T14:23:00Z">
                <w:rPr>
                  <w:rFonts w:ascii="Cambria Math" w:hAnsi="Cambria Math"/>
                </w:rPr>
                <m:t>σ</m:t>
              </w:ins>
            </m:r>
          </m:e>
          <m:sup>
            <m:r>
              <w:ins w:id="157" w:author="Author" w:date="2026-03-24T10:23:00Z" w16du:dateUtc="2026-03-24T14:23:00Z">
                <w:rPr>
                  <w:rFonts w:ascii="Cambria Math" w:hAnsi="Cambria Math"/>
                </w:rPr>
                <m:t>2</m:t>
              </w:ins>
            </m:r>
          </m:sup>
        </m:sSup>
      </m:oMath>
      <w:ins w:id="158" w:author="Author" w:date="2026-03-24T10:23:00Z" w16du:dateUtc="2026-03-24T14:23:00Z">
        <w:r w:rsidR="00000000">
          <w:t xml:space="preserve">, and </w:t>
        </w:r>
      </w:ins>
      <m:oMath>
        <m:r>
          <w:ins w:id="159" w:author="Author" w:date="2026-03-24T10:23:00Z" w16du:dateUtc="2026-03-24T14:23:00Z">
            <w:rPr>
              <w:rFonts w:ascii="Cambria Math" w:hAnsi="Cambria Math"/>
            </w:rPr>
            <m:t>θ</m:t>
          </w:ins>
        </m:r>
      </m:oMath>
      <w:ins w:id="160" w:author="Author" w:date="2026-03-24T10:23:00Z" w16du:dateUtc="2026-03-24T14:23:00Z">
        <w:r w:rsidR="00000000">
          <w:t>. To account for variation in expected values across observations, these quantities were first calculated at the observation level and then averaged within each posterior draw. This procedure yielded</w:t>
        </w:r>
      </w:ins>
      <w:r w:rsidR="00000000">
        <w:t xml:space="preserve"> a posterior distribution of repeatability</w:t>
      </w:r>
      <w:del w:id="161" w:author="Author" w:date="2026-03-24T10:23:00Z" w16du:dateUtc="2026-03-24T14:23:00Z">
        <w:r>
          <w:delText xml:space="preserve">. </w:delText>
        </w:r>
      </w:del>
      <w:ins w:id="162" w:author="Author" w:date="2026-03-24T10:23:00Z" w16du:dateUtc="2026-03-24T14:23:00Z">
        <w:r w:rsidR="00000000">
          <w:t xml:space="preserve"> that fully propagates uncertainty from all variance components.</w:t>
        </w:r>
      </w:ins>
    </w:p>
    <w:p w14:paraId="4DD33F70" w14:textId="77777777" w:rsidR="0034683D" w:rsidRDefault="00000000">
      <w:pPr>
        <w:pStyle w:val="BodyText"/>
        <w:pPrChange w:id="163" w:author="Author" w:date="2026-03-24T10:23:00Z" w16du:dateUtc="2026-03-24T14:23:00Z">
          <w:pPr>
            <w:pStyle w:val="FirstParagraph"/>
          </w:pPr>
        </w:pPrChange>
      </w:pPr>
      <w:r>
        <w:t xml:space="preserve">Repeatability for non-Gaussian traits was calculated following the framework of Nakagawa and </w:t>
      </w:r>
      <w:proofErr w:type="spellStart"/>
      <w:r>
        <w:t>Schielzeth</w:t>
      </w:r>
      <w:proofErr w:type="spellEnd"/>
      <w:r>
        <w:t xml:space="preserve"> (2010) and </w:t>
      </w:r>
      <w:del w:id="164" w:author="Author" w:date="2026-03-24T10:23:00Z" w16du:dateUtc="2026-03-24T14:23:00Z">
        <w:r w:rsidR="00DA325B">
          <w:delText>the</w:delText>
        </w:r>
      </w:del>
      <w:ins w:id="165" w:author="Author" w:date="2026-03-24T10:23:00Z" w16du:dateUtc="2026-03-24T14:23:00Z">
        <w:r>
          <w:t>its</w:t>
        </w:r>
      </w:ins>
      <w:r>
        <w:t xml:space="preserve"> extensions for generalized linear mixed models </w:t>
      </w:r>
      <w:del w:id="166" w:author="Author" w:date="2026-03-24T10:23:00Z" w16du:dateUtc="2026-03-24T14:23:00Z">
        <w:r w:rsidR="00DA325B">
          <w:delText xml:space="preserve">described by </w:delText>
        </w:r>
      </w:del>
      <w:ins w:id="167" w:author="Author" w:date="2026-03-24T10:23:00Z" w16du:dateUtc="2026-03-24T14:23:00Z">
        <w:r>
          <w:lastRenderedPageBreak/>
          <w:t>(</w:t>
        </w:r>
      </w:ins>
      <w:r>
        <w:t>Nakagawa</w:t>
      </w:r>
      <w:del w:id="168" w:author="Author" w:date="2026-03-24T10:23:00Z" w16du:dateUtc="2026-03-24T14:23:00Z">
        <w:r w:rsidR="00DA325B">
          <w:delText xml:space="preserve"> et al. (</w:delText>
        </w:r>
      </w:del>
      <w:ins w:id="169" w:author="Author" w:date="2026-03-24T10:23:00Z" w16du:dateUtc="2026-03-24T14:23:00Z">
        <w:r>
          <w:t xml:space="preserve">, Johnson, and </w:t>
        </w:r>
        <w:proofErr w:type="spellStart"/>
        <w:r>
          <w:t>Schielzeth</w:t>
        </w:r>
        <w:proofErr w:type="spellEnd"/>
        <w:r>
          <w:t xml:space="preserve">, </w:t>
        </w:r>
      </w:ins>
      <w:r>
        <w:t>2017). Because distribution-specific variance can contribute substantially to total phenotypic variance in negative binomial models, repeatability estimates for count data are often lower than those obtained under Gaussian assumptions, even when among-individual variance is present (Nakagawa, Johnson, and Schielzeth, 2017; Nakagawa and Schielzeth, 2010). By calculating repeatability on the observation scale</w:t>
      </w:r>
      <w:del w:id="170" w:author="Author" w:date="2026-03-24T10:23:00Z" w16du:dateUtc="2026-03-24T14:23:00Z">
        <w:r w:rsidR="00DA325B">
          <w:delText xml:space="preserve"> for both traits</w:delText>
        </w:r>
      </w:del>
      <w:r>
        <w:t xml:space="preserve">, these estimates represent the proportion of total phenotypic variance in </w:t>
      </w:r>
      <w:del w:id="171" w:author="Author" w:date="2026-03-24T10:23:00Z" w16du:dateUtc="2026-03-24T14:23:00Z">
        <w:r w:rsidR="00DA325B">
          <w:delText xml:space="preserve">the </w:delText>
        </w:r>
      </w:del>
      <w:r>
        <w:t xml:space="preserve">observed </w:t>
      </w:r>
      <w:del w:id="172" w:author="Author" w:date="2026-03-24T10:23:00Z" w16du:dateUtc="2026-03-24T14:23:00Z">
        <w:r w:rsidR="00DA325B">
          <w:delText>trait</w:delText>
        </w:r>
      </w:del>
      <w:ins w:id="173" w:author="Author" w:date="2026-03-24T10:23:00Z" w16du:dateUtc="2026-03-24T14:23:00Z">
        <w:r>
          <w:t>egg number</w:t>
        </w:r>
      </w:ins>
      <w:r>
        <w:t xml:space="preserve"> attributable to consistent differences among females</w:t>
      </w:r>
      <w:del w:id="174" w:author="Author" w:date="2026-03-24T10:23:00Z" w16du:dateUtc="2026-03-24T14:23:00Z">
        <w:r w:rsidR="00DA325B">
          <w:delText xml:space="preserve"> (Nakagawa and Schielzeth, 2010). Derived repeatability values were calculated for each posterior draw to propagate uncertainty from all variance components (Villemereuil, Gimenez, and Doligez, 2013).</w:delText>
        </w:r>
      </w:del>
      <w:ins w:id="175" w:author="Author" w:date="2026-03-24T10:23:00Z" w16du:dateUtc="2026-03-24T14:23:00Z">
        <w:r>
          <w:t>.</w:t>
        </w:r>
      </w:ins>
    </w:p>
    <w:p w14:paraId="3C359D5B" w14:textId="77777777" w:rsidR="0034683D" w:rsidRDefault="00000000">
      <w:pPr>
        <w:pStyle w:val="BodyText"/>
      </w:pPr>
      <w:r>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would be moderate in magnitude. Intercepts were given normal priors scaled to each trait (egg number: Normal(0, 5); mean egg size: Normal(3.5, 1); standardized egg size: Normal(0, 0.5)). Among-female variation was assigned exponential priors (Exponential(1–2)), which favour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with 4,000 iterations per chain, including 1,000 warm-up iterations, and convergence was assessed using </w:t>
      </w:r>
      <m:oMath>
        <m:acc>
          <m:accPr>
            <m:ctrlPr>
              <w:rPr>
                <w:rFonts w:ascii="Cambria Math" w:hAnsi="Cambria Math"/>
              </w:rPr>
            </m:ctrlPr>
          </m:accPr>
          <m:e>
            <m:r>
              <w:rPr>
                <w:rFonts w:ascii="Cambria Math" w:hAnsi="Cambria Math"/>
              </w:rPr>
              <m:t>R</m:t>
            </m:r>
          </m:e>
        </m:acc>
      </m:oMath>
      <w:r>
        <w:t xml:space="preserve"> statistics, effective sample sizes, and trace-plot inspection. Posterior distributions are summarised as </w:t>
      </w:r>
      <w:r>
        <w:lastRenderedPageBreak/>
        <w:t xml:space="preserve">posterior means with 95% credible intervals. Data were visualized using </w:t>
      </w:r>
      <w:r>
        <w:rPr>
          <w:i/>
          <w:iCs/>
        </w:rPr>
        <w:t>ggplot</w:t>
      </w:r>
      <w:r>
        <w:t xml:space="preserve"> (Wickham, 2016) and </w:t>
      </w:r>
      <w:r>
        <w:rPr>
          <w:i/>
          <w:iCs/>
        </w:rPr>
        <w:t>tidybayes</w:t>
      </w:r>
      <w:r>
        <w:t xml:space="preserve"> (Kay, 2020).</w:t>
      </w:r>
    </w:p>
    <w:p w14:paraId="6FE27496" w14:textId="77777777" w:rsidR="0034683D" w:rsidRDefault="00000000">
      <w:pPr>
        <w:pStyle w:val="Heading1"/>
      </w:pPr>
      <w:bookmarkStart w:id="176" w:name="results"/>
      <w:bookmarkEnd w:id="23"/>
      <w:bookmarkEnd w:id="24"/>
      <w:r>
        <w:t>Results</w:t>
      </w:r>
    </w:p>
    <w:p w14:paraId="5D9F9819" w14:textId="77777777" w:rsidR="0034683D" w:rsidRDefault="00000000">
      <w:pPr>
        <w:pStyle w:val="Heading3"/>
      </w:pPr>
      <w:bookmarkStart w:id="177" w:name="between--and-within-female-associations"/>
      <w:r>
        <w:t>Between- and within-female associations</w:t>
      </w:r>
    </w:p>
    <w:p w14:paraId="4E9AEFCA" w14:textId="77777777" w:rsidR="0034683D" w:rsidRDefault="00000000">
      <w:pPr>
        <w:pStyle w:val="FirstParagraph"/>
      </w:pPr>
      <w:r>
        <w:t>Across all broods, the raw phenotypic correlation between egg number and egg size was weak and near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indicating no detectable population-level association when hierarchical structure was ignored.</w:t>
      </w:r>
    </w:p>
    <w:p w14:paraId="28EE0A20" w14:textId="77777777" w:rsidR="0034683D" w:rsidRDefault="00000000">
      <w:pPr>
        <w:pStyle w:val="BodyText"/>
      </w:pPr>
      <w:r>
        <w:t xml:space="preserve">Egg number (clutch one: </w:t>
      </w:r>
      <m:oMath>
        <m:acc>
          <m:accPr>
            <m:chr m:val="‾"/>
            <m:ctrlPr>
              <w:rPr>
                <w:rFonts w:ascii="Cambria Math" w:hAnsi="Cambria Math"/>
              </w:rPr>
            </m:ctrlPr>
          </m:accPr>
          <m:e>
            <m:r>
              <w:rPr>
                <w:rFonts w:ascii="Cambria Math" w:hAnsi="Cambria Math"/>
              </w:rPr>
              <m:t>x</m:t>
            </m:r>
          </m:e>
        </m:acc>
      </m:oMath>
      <w:r>
        <w:t xml:space="preserve"> = 51.55 ± 2.49 eggs; clutch two: </w:t>
      </w:r>
      <m:oMath>
        <m:acc>
          <m:accPr>
            <m:chr m:val="‾"/>
            <m:ctrlPr>
              <w:rPr>
                <w:rFonts w:ascii="Cambria Math" w:hAnsi="Cambria Math"/>
              </w:rPr>
            </m:ctrlPr>
          </m:accPr>
          <m:e>
            <m:r>
              <w:rPr>
                <w:rFonts w:ascii="Cambria Math" w:hAnsi="Cambria Math"/>
              </w:rPr>
              <m:t>x</m:t>
            </m:r>
          </m:e>
        </m:acc>
      </m:oMath>
      <w:r>
        <w:t xml:space="preserve"> = 34.14 ± 2.65 eggs) and egg size (first clutch: </w:t>
      </w:r>
      <m:oMath>
        <m:acc>
          <m:accPr>
            <m:chr m:val="‾"/>
            <m:ctrlPr>
              <w:rPr>
                <w:rFonts w:ascii="Cambria Math" w:hAnsi="Cambria Math"/>
              </w:rPr>
            </m:ctrlPr>
          </m:accPr>
          <m:e>
            <m:r>
              <w:rPr>
                <w:rFonts w:ascii="Cambria Math" w:hAnsi="Cambria Math"/>
              </w:rPr>
              <m:t>x</m:t>
            </m:r>
          </m:e>
        </m:acc>
      </m:oMath>
      <w:r>
        <w:t xml:space="preserve"> = 3.54 ± 0.03 mm; second clutch: </w:t>
      </w:r>
      <m:oMath>
        <m:acc>
          <m:accPr>
            <m:chr m:val="‾"/>
            <m:ctrlPr>
              <w:rPr>
                <w:rFonts w:ascii="Cambria Math" w:hAnsi="Cambria Math"/>
              </w:rPr>
            </m:ctrlPr>
          </m:accPr>
          <m:e>
            <m:r>
              <w:rPr>
                <w:rFonts w:ascii="Cambria Math" w:hAnsi="Cambria Math"/>
              </w:rPr>
              <m:t>x</m:t>
            </m:r>
          </m:e>
        </m:acc>
      </m:oMath>
      <w:r>
        <w:t xml:space="preserve"> ± SE = 3.41 ± 0.03 mm) both declined in second clutches. Egg number decreased on the log scale (</w:t>
      </w:r>
      <m:oMath>
        <m:r>
          <w:rPr>
            <w:rFonts w:ascii="Cambria Math" w:hAnsi="Cambria Math"/>
          </w:rPr>
          <m:t>β</m:t>
        </m:r>
      </m:oMath>
      <w:r>
        <w:t xml:space="preserve"> = -0.41, 95% CrI (-0.64, -0.19; </w:t>
      </w:r>
      <w:hyperlink w:anchor="fig-one">
        <w:r>
          <w:rPr>
            <w:rStyle w:val="Hyperlink"/>
          </w:rPr>
          <w:t>Figure 1</w:t>
        </w:r>
      </w:hyperlink>
      <w:r>
        <w:t>; Supplementary Table 1),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0.413</m:t>
            </m:r>
          </m:sup>
        </m:sSup>
        <m:r>
          <m:rPr>
            <m:sty m:val="p"/>
          </m:rPr>
          <w:rPr>
            <w:rFonts w:ascii="Cambria Math" w:hAnsi="Cambria Math"/>
          </w:rPr>
          <m:t>≈</m:t>
        </m:r>
        <m:r>
          <w:rPr>
            <w:rFonts w:ascii="Cambria Math" w:hAnsi="Cambria Math"/>
          </w:rPr>
          <m:t>0.66</m:t>
        </m:r>
      </m:oMath>
      <w:r>
        <w:t>). Mean egg size also declined in the second clutch (</w:t>
      </w:r>
      <m:oMath>
        <m:r>
          <w:rPr>
            <w:rFonts w:ascii="Cambria Math" w:hAnsi="Cambria Math"/>
          </w:rPr>
          <m:t>β</m:t>
        </m:r>
      </m:oMath>
      <w:r>
        <w:t xml:space="preserve"> = -0.13, 95% CrI (-0.24, -0.02)).</w:t>
      </w:r>
    </w:p>
    <w:p w14:paraId="4F073D20" w14:textId="77777777" w:rsidR="0034683D" w:rsidRDefault="00000000">
      <w:pPr>
        <w:pStyle w:val="BodyText"/>
      </w:pPr>
      <w:r>
        <w:t>The results did not support my prediction of a within-female plastic trade-off between egg number and egg size (</w:t>
      </w:r>
      <w:hyperlink w:anchor="fig-one">
        <w:r>
          <w:rPr>
            <w:rStyle w:val="Hyperlink"/>
          </w:rPr>
          <w:t>Figure 1</w:t>
        </w:r>
      </w:hyperlink>
      <w:r>
        <w:t xml:space="preserve"> a). The within-female deviation in egg number had a slope near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indicating that females did not systematically adjust egg size when producing more or fewer eggs relative to their own mean. </w:t>
      </w:r>
      <w:del w:id="178" w:author="Author" w:date="2026-03-24T10:23:00Z" w16du:dateUtc="2026-03-24T14:23:00Z">
        <w:r w:rsidR="00DA325B">
          <w:delText>In contrast</w:delText>
        </w:r>
      </w:del>
      <w:ins w:id="179" w:author="Author" w:date="2026-03-24T10:23:00Z" w16du:dateUtc="2026-03-24T14:23:00Z">
        <w:r>
          <w:t>By comparison</w:t>
        </w:r>
      </w:ins>
      <w:r>
        <w:t xml:space="preserve">, the </w:t>
      </w:r>
      <w:ins w:id="180" w:author="Author" w:date="2026-03-24T10:23:00Z" w16du:dateUtc="2026-03-24T14:23:00Z">
        <w:r>
          <w:t xml:space="preserve">among-female association (captured by the fixed </w:t>
        </w:r>
      </w:ins>
      <w:r>
        <w:t xml:space="preserve">between-female </w:t>
      </w:r>
      <w:del w:id="181" w:author="Author" w:date="2026-03-24T10:23:00Z" w16du:dateUtc="2026-03-24T14:23:00Z">
        <w:r w:rsidR="00DA325B">
          <w:delText>component</w:delText>
        </w:r>
      </w:del>
      <w:ins w:id="182" w:author="Author" w:date="2026-03-24T10:23:00Z" w16du:dateUtc="2026-03-24T14:23:00Z">
        <w:r>
          <w:t>slope)</w:t>
        </w:r>
      </w:ins>
      <w:r>
        <w:t xml:space="preserve"> revealed a negative </w:t>
      </w:r>
      <w:del w:id="183" w:author="Author" w:date="2026-03-24T10:23:00Z" w16du:dateUtc="2026-03-24T14:23:00Z">
        <w:r w:rsidR="00DA325B">
          <w:delText>association</w:delText>
        </w:r>
      </w:del>
      <w:ins w:id="184" w:author="Author" w:date="2026-03-24T10:23:00Z" w16du:dateUtc="2026-03-24T14:23:00Z">
        <w:r>
          <w:t>relationship</w:t>
        </w:r>
      </w:ins>
      <w:r>
        <w:t xml:space="preserve"> between egg size and mean female egg number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hyperlink w:anchor="fig-one">
        <w:r>
          <w:rPr>
            <w:rStyle w:val="Hyperlink"/>
          </w:rPr>
          <w:t>Figure 1</w:t>
        </w:r>
      </w:hyperlink>
      <w:r>
        <w:t xml:space="preserve"> b). The posterior distribution of the among-female slope was centered on negative values, suggesting weak evidence for divergence in </w:t>
      </w:r>
      <w:ins w:id="185" w:author="Author" w:date="2026-03-24T10:23:00Z" w16du:dateUtc="2026-03-24T14:23:00Z">
        <w:r>
          <w:t xml:space="preserve">mean </w:t>
        </w:r>
      </w:ins>
      <w:r>
        <w:t xml:space="preserve">allocation strategy among </w:t>
      </w:r>
      <w:r>
        <w:lastRenderedPageBreak/>
        <w:t>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14:paraId="63C0C3BF" w14:textId="77777777" w:rsidR="0034683D" w:rsidRDefault="00000000">
      <w:pPr>
        <w:pStyle w:val="BodyText"/>
      </w:pPr>
      <w:r>
        <w:t xml:space="preserve">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providing no evidence that larger females or those in better condition produce more eggs. I therefore did not include a measure of size/condition in this model. Together, these results show that the size–number trade-off is not apparent at the raw phenotypic level and is not expressed as within-female plasticity, but emerges as a modest negative association at the among-female level through differences in average allocation strategy.</w:t>
      </w:r>
    </w:p>
    <w:p w14:paraId="75226F65" w14:textId="77777777" w:rsidR="0034683D" w:rsidRDefault="00000000">
      <w:pPr>
        <w:pStyle w:val="Heading3"/>
      </w:pPr>
      <w:bookmarkStart w:id="186" w:name="Xa0713afe1a0937a4c359af3d72eeaa97e62c984"/>
      <w:bookmarkEnd w:id="177"/>
      <w:r>
        <w:t>Egg size variation between females and within clutches</w:t>
      </w:r>
    </w:p>
    <w:p w14:paraId="45185CF1" w14:textId="77777777" w:rsidR="0034683D" w:rsidRDefault="00000000">
      <w:pPr>
        <w:pStyle w:val="FirstParagraph"/>
      </w:pPr>
      <w:r>
        <w:t>Egg size exhibited substantial variation at both the between-female and within-clutch levels (</w:t>
      </w:r>
      <w:hyperlink w:anchor="fig-two">
        <w:r>
          <w:rPr>
            <w:rStyle w:val="Hyperlink"/>
          </w:rPr>
          <w:t>Figure 2</w:t>
        </w:r>
      </w:hyperlink>
      <w:r>
        <w:t xml:space="preserve">;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w:t>
      </w:r>
      <w:r>
        <w:lastRenderedPageBreak/>
        <w:t>0.14 (95% CrI: 0.12, 0.17), with a posterior probability of 1.00, that within-clutch variance was greater in second clutches.</w:t>
      </w:r>
    </w:p>
    <w:p w14:paraId="52B26EEE" w14:textId="77777777" w:rsidR="0034683D" w:rsidRDefault="00000000">
      <w:pPr>
        <w:pStyle w:val="Heading3"/>
      </w:pPr>
      <w:bookmarkStart w:id="187" w:name="egg-number-and-egg-size-repeatability"/>
      <w:bookmarkEnd w:id="186"/>
      <w:r>
        <w:t>Egg number and egg size repeatability</w:t>
      </w:r>
    </w:p>
    <w:p w14:paraId="22567116" w14:textId="77777777" w:rsidR="0034683D" w:rsidRDefault="00000000">
      <w:pPr>
        <w:pStyle w:val="FirstParagraph"/>
      </w:pPr>
      <w:r>
        <w:t>Repeatability was calculated from posterior samples of the variance components on the observation scale.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w:rPr>
            <w:rFonts w:ascii="Cambria Math" w:hAnsi="Cambria Math"/>
          </w:rPr>
          <m:t>R</m:t>
        </m:r>
        <m:r>
          <m:rPr>
            <m:sty m:val="p"/>
          </m:rPr>
          <w:rPr>
            <w:rFonts w:ascii="Cambria Math" w:hAnsi="Cambria Math"/>
          </w:rPr>
          <m:t>=</m:t>
        </m:r>
        <m:r>
          <w:del w:id="188" w:author="Author" w:date="2026-03-24T10:23:00Z" w16du:dateUtc="2026-03-24T14:23:00Z">
            <w:rPr>
              <w:rFonts w:ascii="Cambria Math" w:hAnsi="Cambria Math"/>
            </w:rPr>
            <m:t>2.97</m:t>
          </w:del>
        </m:r>
        <m:r>
          <w:ins w:id="189" w:author="Author" w:date="2026-03-24T10:23:00Z" w16du:dateUtc="2026-03-24T14:23:00Z">
            <w:rPr>
              <w:rFonts w:ascii="Cambria Math" w:hAnsi="Cambria Math"/>
            </w:rPr>
            <m:t>4.86</m:t>
          </w:ins>
        </m:r>
        <m:r>
          <m:rPr>
            <m:sty m:val="p"/>
          </m:rPr>
          <w:rPr>
            <w:rFonts w:ascii="Cambria Math" w:hAnsi="Cambria Math"/>
          </w:rPr>
          <m:t>×</m:t>
        </m:r>
        <m:sSup>
          <m:sSupPr>
            <m:ctrlPr>
              <w:del w:id="190" w:author="Author" w:date="2026-03-24T10:23:00Z" w16du:dateUtc="2026-03-24T14:23:00Z">
                <w:rPr>
                  <w:rFonts w:ascii="Cambria Math" w:hAnsi="Cambria Math"/>
                </w:rPr>
              </w:del>
            </m:ctrlPr>
          </m:sSupPr>
          <m:e>
            <m:r>
              <w:del w:id="191" w:author="Author" w:date="2026-03-24T10:23:00Z" w16du:dateUtc="2026-03-24T14:23:00Z">
                <w:rPr>
                  <w:rFonts w:ascii="Cambria Math" w:hAnsi="Cambria Math"/>
                </w:rPr>
                <m:t>10</m:t>
              </w:del>
            </m:r>
          </m:e>
          <m:sup>
            <m:r>
              <w:del w:id="192" w:author="Author" w:date="2026-03-24T10:23:00Z" w16du:dateUtc="2026-03-24T14:23:00Z">
                <m:rPr>
                  <m:sty m:val="p"/>
                </m:rPr>
                <w:rPr>
                  <w:rFonts w:ascii="Cambria Math" w:hAnsi="Cambria Math"/>
                </w:rPr>
                <m:t>-</m:t>
              </w:del>
            </m:r>
            <m:r>
              <w:del w:id="193" w:author="Author" w:date="2026-03-24T10:23:00Z" w16du:dateUtc="2026-03-24T14:23:00Z">
                <w:rPr>
                  <w:rFonts w:ascii="Cambria Math" w:hAnsi="Cambria Math"/>
                </w:rPr>
                <m:t>5</m:t>
              </w:del>
            </m:r>
          </m:sup>
        </m:sSup>
        <m:sSup>
          <m:sSupPr>
            <m:ctrlPr>
              <w:ins w:id="194" w:author="Author" w:date="2026-03-24T10:23:00Z" w16du:dateUtc="2026-03-24T14:23:00Z">
                <w:rPr>
                  <w:rFonts w:ascii="Cambria Math" w:hAnsi="Cambria Math"/>
                </w:rPr>
              </w:ins>
            </m:ctrlPr>
          </m:sSupPr>
          <m:e>
            <m:r>
              <w:ins w:id="195" w:author="Author" w:date="2026-03-24T10:23:00Z" w16du:dateUtc="2026-03-24T14:23:00Z">
                <w:rPr>
                  <w:rFonts w:ascii="Cambria Math" w:hAnsi="Cambria Math"/>
                </w:rPr>
                <m:t>10</m:t>
              </w:ins>
            </m:r>
          </m:e>
          <m:sup>
            <m:r>
              <w:ins w:id="196" w:author="Author" w:date="2026-03-24T10:23:00Z" w16du:dateUtc="2026-03-24T14:23:00Z">
                <m:rPr>
                  <m:sty m:val="p"/>
                </m:rPr>
                <w:rPr>
                  <w:rFonts w:ascii="Cambria Math" w:hAnsi="Cambria Math"/>
                </w:rPr>
                <m:t>-</m:t>
              </w:ins>
            </m:r>
            <m:r>
              <w:ins w:id="197" w:author="Author" w:date="2026-03-24T10:23:00Z" w16du:dateUtc="2026-03-24T14:23:00Z">
                <w:rPr>
                  <w:rFonts w:ascii="Cambria Math" w:hAnsi="Cambria Math"/>
                </w:rPr>
                <m:t>2</m:t>
              </w:ins>
            </m:r>
          </m:sup>
        </m:sSup>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d>
          <m:dPr>
            <m:begChr m:val="["/>
            <m:endChr m:val="]"/>
            <m:ctrlPr>
              <w:del w:id="198" w:author="Author" w:date="2026-03-24T10:23:00Z" w16du:dateUtc="2026-03-24T14:23:00Z">
                <w:rPr>
                  <w:rFonts w:ascii="Cambria Math" w:hAnsi="Cambria Math"/>
                </w:rPr>
              </w:del>
            </m:ctrlPr>
          </m:dPr>
          <m:e>
            <m:r>
              <w:del w:id="199" w:author="Author" w:date="2026-03-24T10:23:00Z" w16du:dateUtc="2026-03-24T14:23:00Z">
                <w:rPr>
                  <w:rFonts w:ascii="Cambria Math" w:hAnsi="Cambria Math"/>
                </w:rPr>
                <m:t>2.01</m:t>
              </w:del>
            </m:r>
            <m:r>
              <w:del w:id="200" w:author="Author" w:date="2026-03-24T10:23:00Z" w16du:dateUtc="2026-03-24T14:23:00Z">
                <m:rPr>
                  <m:sty m:val="p"/>
                </m:rPr>
                <w:rPr>
                  <w:rFonts w:ascii="Cambria Math" w:hAnsi="Cambria Math"/>
                </w:rPr>
                <m:t>×</m:t>
              </w:del>
            </m:r>
            <m:sSup>
              <m:sSupPr>
                <m:ctrlPr>
                  <w:del w:id="201" w:author="Author" w:date="2026-03-24T10:23:00Z" w16du:dateUtc="2026-03-24T14:23:00Z">
                    <w:rPr>
                      <w:rFonts w:ascii="Cambria Math" w:hAnsi="Cambria Math"/>
                    </w:rPr>
                  </w:del>
                </m:ctrlPr>
              </m:sSupPr>
              <m:e>
                <m:r>
                  <w:del w:id="202" w:author="Author" w:date="2026-03-24T10:23:00Z" w16du:dateUtc="2026-03-24T14:23:00Z">
                    <w:rPr>
                      <w:rFonts w:ascii="Cambria Math" w:hAnsi="Cambria Math"/>
                    </w:rPr>
                    <m:t>10</m:t>
                  </w:del>
                </m:r>
              </m:e>
              <m:sup>
                <m:r>
                  <w:del w:id="203" w:author="Author" w:date="2026-03-24T10:23:00Z" w16du:dateUtc="2026-03-24T14:23:00Z">
                    <m:rPr>
                      <m:sty m:val="p"/>
                    </m:rPr>
                    <w:rPr>
                      <w:rFonts w:ascii="Cambria Math" w:hAnsi="Cambria Math"/>
                    </w:rPr>
                    <m:t>-</m:t>
                  </w:del>
                </m:r>
                <m:r>
                  <w:del w:id="204" w:author="Author" w:date="2026-03-24T10:23:00Z" w16du:dateUtc="2026-03-24T14:23:00Z">
                    <w:rPr>
                      <w:rFonts w:ascii="Cambria Math" w:hAnsi="Cambria Math"/>
                    </w:rPr>
                    <m:t>8</m:t>
                  </w:del>
                </m:r>
              </m:sup>
            </m:sSup>
            <m:r>
              <w:del w:id="205" w:author="Author" w:date="2026-03-24T10:23:00Z" w16du:dateUtc="2026-03-24T14:23:00Z">
                <m:rPr>
                  <m:sty m:val="p"/>
                </m:rPr>
                <w:rPr>
                  <w:rFonts w:ascii="Cambria Math" w:hAnsi="Cambria Math"/>
                </w:rPr>
                <m:t>,</m:t>
              </w:del>
            </m:r>
            <m:r>
              <w:del w:id="206" w:author="Author" w:date="2026-03-24T10:23:00Z" w16du:dateUtc="2026-03-24T14:23:00Z">
                <w:rPr>
                  <w:rFonts w:ascii="Cambria Math" w:hAnsi="Cambria Math"/>
                </w:rPr>
                <m:t>1.61</m:t>
              </w:del>
            </m:r>
            <m:r>
              <w:del w:id="207" w:author="Author" w:date="2026-03-24T10:23:00Z" w16du:dateUtc="2026-03-24T14:23:00Z">
                <m:rPr>
                  <m:sty m:val="p"/>
                </m:rPr>
                <w:rPr>
                  <w:rFonts w:ascii="Cambria Math" w:hAnsi="Cambria Math"/>
                </w:rPr>
                <m:t>×</m:t>
              </w:del>
            </m:r>
            <m:sSup>
              <m:sSupPr>
                <m:ctrlPr>
                  <w:del w:id="208" w:author="Author" w:date="2026-03-24T10:23:00Z" w16du:dateUtc="2026-03-24T14:23:00Z">
                    <w:rPr>
                      <w:rFonts w:ascii="Cambria Math" w:hAnsi="Cambria Math"/>
                    </w:rPr>
                  </w:del>
                </m:ctrlPr>
              </m:sSupPr>
              <m:e>
                <m:r>
                  <w:del w:id="209" w:author="Author" w:date="2026-03-24T10:23:00Z" w16du:dateUtc="2026-03-24T14:23:00Z">
                    <w:rPr>
                      <w:rFonts w:ascii="Cambria Math" w:hAnsi="Cambria Math"/>
                    </w:rPr>
                    <m:t>10</m:t>
                  </w:del>
                </m:r>
              </m:e>
              <m:sup>
                <m:r>
                  <w:del w:id="210" w:author="Author" w:date="2026-03-24T10:23:00Z" w16du:dateUtc="2026-03-24T14:23:00Z">
                    <m:rPr>
                      <m:sty m:val="p"/>
                    </m:rPr>
                    <w:rPr>
                      <w:rFonts w:ascii="Cambria Math" w:hAnsi="Cambria Math"/>
                    </w:rPr>
                    <m:t>-</m:t>
                  </w:del>
                </m:r>
                <m:r>
                  <w:del w:id="211" w:author="Author" w:date="2026-03-24T10:23:00Z" w16du:dateUtc="2026-03-24T14:23:00Z">
                    <w:rPr>
                      <w:rFonts w:ascii="Cambria Math" w:hAnsi="Cambria Math"/>
                    </w:rPr>
                    <m:t>4</m:t>
                  </w:del>
                </m:r>
              </m:sup>
            </m:sSup>
          </m:e>
        </m:d>
        <m:d>
          <m:dPr>
            <m:begChr m:val="["/>
            <m:endChr m:val="]"/>
            <m:ctrlPr>
              <w:ins w:id="212" w:author="Author" w:date="2026-03-24T10:23:00Z" w16du:dateUtc="2026-03-24T14:23:00Z">
                <w:rPr>
                  <w:rFonts w:ascii="Cambria Math" w:hAnsi="Cambria Math"/>
                </w:rPr>
              </w:ins>
            </m:ctrlPr>
          </m:dPr>
          <m:e>
            <m:r>
              <w:ins w:id="213" w:author="Author" w:date="2026-03-24T10:23:00Z" w16du:dateUtc="2026-03-24T14:23:00Z">
                <w:rPr>
                  <w:rFonts w:ascii="Cambria Math" w:hAnsi="Cambria Math"/>
                </w:rPr>
                <m:t>3.80</m:t>
              </w:ins>
            </m:r>
            <m:r>
              <w:ins w:id="214" w:author="Author" w:date="2026-03-24T10:23:00Z" w16du:dateUtc="2026-03-24T14:23:00Z">
                <m:rPr>
                  <m:sty m:val="p"/>
                </m:rPr>
                <w:rPr>
                  <w:rFonts w:ascii="Cambria Math" w:hAnsi="Cambria Math"/>
                </w:rPr>
                <m:t>×</m:t>
              </w:ins>
            </m:r>
            <m:sSup>
              <m:sSupPr>
                <m:ctrlPr>
                  <w:ins w:id="215" w:author="Author" w:date="2026-03-24T10:23:00Z" w16du:dateUtc="2026-03-24T14:23:00Z">
                    <w:rPr>
                      <w:rFonts w:ascii="Cambria Math" w:hAnsi="Cambria Math"/>
                    </w:rPr>
                  </w:ins>
                </m:ctrlPr>
              </m:sSupPr>
              <m:e>
                <m:r>
                  <w:ins w:id="216" w:author="Author" w:date="2026-03-24T10:23:00Z" w16du:dateUtc="2026-03-24T14:23:00Z">
                    <w:rPr>
                      <w:rFonts w:ascii="Cambria Math" w:hAnsi="Cambria Math"/>
                    </w:rPr>
                    <m:t>10</m:t>
                  </w:ins>
                </m:r>
              </m:e>
              <m:sup>
                <m:r>
                  <w:ins w:id="217" w:author="Author" w:date="2026-03-24T10:23:00Z" w16du:dateUtc="2026-03-24T14:23:00Z">
                    <m:rPr>
                      <m:sty m:val="p"/>
                    </m:rPr>
                    <w:rPr>
                      <w:rFonts w:ascii="Cambria Math" w:hAnsi="Cambria Math"/>
                    </w:rPr>
                    <m:t>-</m:t>
                  </w:ins>
                </m:r>
                <m:r>
                  <w:ins w:id="218" w:author="Author" w:date="2026-03-24T10:23:00Z" w16du:dateUtc="2026-03-24T14:23:00Z">
                    <w:rPr>
                      <w:rFonts w:ascii="Cambria Math" w:hAnsi="Cambria Math"/>
                    </w:rPr>
                    <m:t>5</m:t>
                  </w:ins>
                </m:r>
              </m:sup>
            </m:sSup>
            <m:r>
              <w:ins w:id="219" w:author="Author" w:date="2026-03-24T10:23:00Z" w16du:dateUtc="2026-03-24T14:23:00Z">
                <m:rPr>
                  <m:sty m:val="p"/>
                </m:rPr>
                <w:rPr>
                  <w:rFonts w:ascii="Cambria Math" w:hAnsi="Cambria Math"/>
                </w:rPr>
                <m:t>,</m:t>
              </w:ins>
            </m:r>
            <m:r>
              <w:ins w:id="220" w:author="Author" w:date="2026-03-24T10:23:00Z" w16du:dateUtc="2026-03-24T14:23:00Z">
                <w:rPr>
                  <w:rFonts w:ascii="Cambria Math" w:hAnsi="Cambria Math"/>
                </w:rPr>
                <m:t>2.43</m:t>
              </w:ins>
            </m:r>
            <m:r>
              <w:ins w:id="221" w:author="Author" w:date="2026-03-24T10:23:00Z" w16du:dateUtc="2026-03-24T14:23:00Z">
                <m:rPr>
                  <m:sty m:val="p"/>
                </m:rPr>
                <w:rPr>
                  <w:rFonts w:ascii="Cambria Math" w:hAnsi="Cambria Math"/>
                </w:rPr>
                <m:t>×</m:t>
              </w:ins>
            </m:r>
            <m:sSup>
              <m:sSupPr>
                <m:ctrlPr>
                  <w:ins w:id="222" w:author="Author" w:date="2026-03-24T10:23:00Z" w16du:dateUtc="2026-03-24T14:23:00Z">
                    <w:rPr>
                      <w:rFonts w:ascii="Cambria Math" w:hAnsi="Cambria Math"/>
                    </w:rPr>
                  </w:ins>
                </m:ctrlPr>
              </m:sSupPr>
              <m:e>
                <m:r>
                  <w:ins w:id="223" w:author="Author" w:date="2026-03-24T10:23:00Z" w16du:dateUtc="2026-03-24T14:23:00Z">
                    <w:rPr>
                      <w:rFonts w:ascii="Cambria Math" w:hAnsi="Cambria Math"/>
                    </w:rPr>
                    <m:t>10</m:t>
                  </w:ins>
                </m:r>
              </m:e>
              <m:sup>
                <m:r>
                  <w:ins w:id="224" w:author="Author" w:date="2026-03-24T10:23:00Z" w16du:dateUtc="2026-03-24T14:23:00Z">
                    <m:rPr>
                      <m:sty m:val="p"/>
                    </m:rPr>
                    <w:rPr>
                      <w:rFonts w:ascii="Cambria Math" w:hAnsi="Cambria Math"/>
                    </w:rPr>
                    <m:t>-</m:t>
                  </w:ins>
                </m:r>
                <m:r>
                  <w:ins w:id="225" w:author="Author" w:date="2026-03-24T10:23:00Z" w16du:dateUtc="2026-03-24T14:23:00Z">
                    <w:rPr>
                      <w:rFonts w:ascii="Cambria Math" w:hAnsi="Cambria Math"/>
                    </w:rPr>
                    <m:t>1</m:t>
                  </w:ins>
                </m:r>
              </m:sup>
            </m:sSup>
          </m:e>
        </m:d>
      </m:oMath>
      <w:r>
        <w:t>), indicating that very little of the total phenotypic variation in clutch size was attributable to consistent differences among females.</w:t>
      </w:r>
    </w:p>
    <w:p w14:paraId="693D1D8D" w14:textId="77777777" w:rsidR="0034683D" w:rsidRDefault="00000000">
      <w:pPr>
        <w:pStyle w:val="BodyText"/>
      </w:pPr>
      <w:r>
        <w:t xml:space="preserve">In contrast, egg size showed moderate repeatability on the observation scale. Among-female variance (SD = 0.082, 95% </w:t>
      </w:r>
      <w:proofErr w:type="spellStart"/>
      <w:r>
        <w:t>CrI</w:t>
      </w:r>
      <w:proofErr w:type="spellEnd"/>
      <w:r>
        <w:t xml:space="preserve"> [0.006, 0.155]; Supplementary Table </w:t>
      </w:r>
      <w:del w:id="226" w:author="Author" w:date="2026-03-24T10:23:00Z" w16du:dateUtc="2026-03-24T14:23:00Z">
        <w:r w:rsidR="00DA325B">
          <w:delText>2</w:delText>
        </w:r>
      </w:del>
      <w:ins w:id="227" w:author="Author" w:date="2026-03-24T10:23:00Z" w16du:dateUtc="2026-03-24T14:23:00Z">
        <w:r>
          <w:t>1</w:t>
        </w:r>
      </w:ins>
      <w:r>
        <w:t xml:space="preserve">) was substantial relative to residual variance (SD = 0.191, 95% </w:t>
      </w:r>
      <w:proofErr w:type="spellStart"/>
      <w:r>
        <w:t>CrI</w:t>
      </w:r>
      <w:proofErr w:type="spellEnd"/>
      <w:r>
        <w:t xml:space="preserve"> [0.155, 0.235]), yielding </w:t>
      </w:r>
      <w:r>
        <w:rPr>
          <w:i/>
          <w:rPrChange w:id="228" w:author="Author" w:date="2026-03-24T10:23:00Z" w16du:dateUtc="2026-03-24T14:23:00Z">
            <w:rPr/>
          </w:rPrChange>
        </w:rPr>
        <w:t>R</w:t>
      </w:r>
      <w:r>
        <w:t xml:space="preserve"> = 0.</w:t>
      </w:r>
      <w:ins w:id="229" w:author="Author" w:date="2026-03-24T10:23:00Z" w16du:dateUtc="2026-03-24T14:23:00Z">
        <w:r>
          <w:t xml:space="preserve">78 (95% </w:t>
        </w:r>
        <w:proofErr w:type="spellStart"/>
        <w:r>
          <w:t>CrI</w:t>
        </w:r>
        <w:proofErr w:type="spellEnd"/>
        <w:r>
          <w:t xml:space="preserve">: 0.70, 0.84) in first broods and </w:t>
        </w:r>
        <w:r>
          <w:rPr>
            <w:i/>
            <w:iCs/>
          </w:rPr>
          <w:t>R</w:t>
        </w:r>
        <w:r>
          <w:t xml:space="preserve"> = 0.</w:t>
        </w:r>
      </w:ins>
      <w:r>
        <w:t xml:space="preserve">63 (95% </w:t>
      </w:r>
      <w:proofErr w:type="spellStart"/>
      <w:r>
        <w:t>CrI</w:t>
      </w:r>
      <w:proofErr w:type="spellEnd"/>
      <w:r>
        <w:t xml:space="preserve">: 0.53, 0.73) in </w:t>
      </w:r>
      <w:del w:id="230" w:author="Author" w:date="2026-03-24T10:23:00Z" w16du:dateUtc="2026-03-24T14:23:00Z">
        <w:r w:rsidR="00DA325B">
          <w:delText xml:space="preserve">first broods and R = 0.78 (95% CrI: 0.70, 0.84) in </w:delText>
        </w:r>
      </w:del>
      <w:r>
        <w:t>second broods. These results indicate that females differed consistently in their mean egg size across broods, whereas clutch size was largely context-dependent.</w:t>
      </w:r>
    </w:p>
    <w:p w14:paraId="68A38BC7" w14:textId="77777777" w:rsidR="0034683D" w:rsidRDefault="00000000">
      <w:pPr>
        <w:pStyle w:val="Heading1"/>
      </w:pPr>
      <w:bookmarkStart w:id="231" w:name="discussion"/>
      <w:bookmarkEnd w:id="176"/>
      <w:bookmarkEnd w:id="187"/>
      <w:r>
        <w:t>Discussion</w:t>
      </w:r>
    </w:p>
    <w:p w14:paraId="65363E29" w14:textId="77777777" w:rsidR="0034683D" w:rsidRDefault="00000000">
      <w:pPr>
        <w:pStyle w:val="FirstParagraph"/>
      </w:pPr>
      <w:r>
        <w:t xml:space="preserve">Life-history theory predicts a trade-off between offspring size and number because both traits draw from a finite pool of reproductive resources (Lack, 1947; Roff, 1992; Smith and Fretwell, 1974; Stearns, 1992). Yet, as emphasised by van Noordwijk and de Jong (1992), phenotypic </w:t>
      </w:r>
      <w:r>
        <w:lastRenderedPageBreak/>
        <w:t xml:space="preserve">correlations need not directly reveal allocation trade-offs, because variation in resource acquisition can obscure underlying allocation rules (Careau and Wilson, 2017; Johnson and Nassrullah, 2024). This acquisition–allocation framework has become central to interpreting life-history covariance (Houle, 1991; Reznick, Nunney, and Tessier, 2000). By partitioning covariance into within- and among-female components, my results show that the size–number trade-off in this population of earwigs is </w:t>
      </w:r>
      <w:del w:id="232" w:author="Author" w:date="2026-03-24T10:23:00Z" w16du:dateUtc="2026-03-24T14:23:00Z">
        <w:r w:rsidR="00DA325B">
          <w:delText>modestly</w:delText>
        </w:r>
      </w:del>
      <w:ins w:id="233" w:author="Author" w:date="2026-03-24T10:23:00Z" w16du:dateUtc="2026-03-24T14:23:00Z">
        <w:r>
          <w:t>at most weakly</w:t>
        </w:r>
      </w:ins>
      <w:r>
        <w:t xml:space="preserve"> expressed among females </w:t>
      </w:r>
      <w:del w:id="234" w:author="Author" w:date="2026-03-24T10:23:00Z" w16du:dateUtc="2026-03-24T14:23:00Z">
        <w:r w:rsidR="00DA325B">
          <w:delText>but</w:delText>
        </w:r>
      </w:del>
      <w:ins w:id="235" w:author="Author" w:date="2026-03-24T10:23:00Z" w16du:dateUtc="2026-03-24T14:23:00Z">
        <w:r>
          <w:t>and</w:t>
        </w:r>
      </w:ins>
      <w:r>
        <w:t xml:space="preserve"> absent within them, illustrating how hierarchical structure shapes the detectability of life-history trade-offs (Careau and Wilson, 2017; Dingemanse and Dochtermann, 2013; Pol and Wright, 2009; Westneat et al., 2020).</w:t>
      </w:r>
    </w:p>
    <w:p w14:paraId="6CFBA82C" w14:textId="77777777" w:rsidR="0034683D" w:rsidRDefault="00000000">
      <w:pPr>
        <w:pStyle w:val="BodyText"/>
      </w:pPr>
      <w:r>
        <w:t xml:space="preserve">At the phenotypic level, egg size and egg number were uncorrelated in my earwig population, consistent with Koch and Meunier (2014). Under the framework of van Noordwijk and de Jong (1986), such phenotypic independence is expected when variation in resource acquisition obscures underlying allocation trade-offs. After hierarchical decomposition, </w:t>
      </w:r>
      <w:del w:id="236" w:author="Author" w:date="2026-03-24T10:23:00Z" w16du:dateUtc="2026-03-24T14:23:00Z">
        <w:r w:rsidR="00DA325B">
          <w:delText xml:space="preserve">however, </w:delText>
        </w:r>
      </w:del>
      <w:r>
        <w:t xml:space="preserve">a weak negative association emerged at the among-female level: females that produced more eggs on average tended to lay slightly smaller eggs. This pattern </w:t>
      </w:r>
      <w:del w:id="237" w:author="Author" w:date="2026-03-24T10:23:00Z" w16du:dateUtc="2026-03-24T14:23:00Z">
        <w:r w:rsidR="00DA325B">
          <w:delText>corresponds to</w:delText>
        </w:r>
      </w:del>
      <w:ins w:id="238" w:author="Author" w:date="2026-03-24T10:23:00Z" w16du:dateUtc="2026-03-24T14:23:00Z">
        <w:r>
          <w:t>is captured by</w:t>
        </w:r>
      </w:ins>
      <w:r>
        <w:t xml:space="preserve"> the </w:t>
      </w:r>
      <w:del w:id="239" w:author="Author" w:date="2026-03-24T10:23:00Z" w16du:dateUtc="2026-03-24T14:23:00Z">
        <w:r w:rsidR="00DA325B">
          <w:delText xml:space="preserve">estimated </w:delText>
        </w:r>
      </w:del>
      <w:ins w:id="240" w:author="Author" w:date="2026-03-24T10:23:00Z" w16du:dateUtc="2026-03-24T14:23:00Z">
        <w:r>
          <w:t xml:space="preserve">fixed between-female slope and reflects systematic differences among females in their mean allocation strategy. In contrast, the </w:t>
        </w:r>
      </w:ins>
      <w:r>
        <w:t>correlation between female-</w:t>
      </w:r>
      <w:del w:id="241" w:author="Author" w:date="2026-03-24T10:23:00Z" w16du:dateUtc="2026-03-24T14:23:00Z">
        <w:r w:rsidR="00DA325B">
          <w:delText>specific</w:delText>
        </w:r>
      </w:del>
      <w:ins w:id="242" w:author="Author" w:date="2026-03-24T10:23:00Z" w16du:dateUtc="2026-03-24T14:23:00Z">
        <w:r>
          <w:t>level</w:t>
        </w:r>
      </w:ins>
      <w:r>
        <w:t xml:space="preserve"> intercepts</w:t>
      </w:r>
      <w:del w:id="243" w:author="Author" w:date="2026-03-24T10:23:00Z" w16du:dateUtc="2026-03-24T14:23:00Z">
        <w:r w:rsidR="00DA325B">
          <w:delText xml:space="preserve"> in the multivariate model and suggests modest divergence in average allocation strategy among females. Nevertheless, the credible interval surrounding</w:delText>
        </w:r>
      </w:del>
      <w:ins w:id="244" w:author="Author" w:date="2026-03-24T10:23:00Z" w16du:dateUtc="2026-03-24T14:23:00Z">
        <w:r>
          <w:t>—representing residual (latent) covariance after accounting for</w:t>
        </w:r>
      </w:ins>
      <w:r>
        <w:t xml:space="preserve"> this </w:t>
      </w:r>
      <w:del w:id="245" w:author="Author" w:date="2026-03-24T10:23:00Z" w16du:dateUtc="2026-03-24T14:23:00Z">
        <w:r w:rsidR="00DA325B">
          <w:delText xml:space="preserve">intercept correlation </w:delText>
        </w:r>
      </w:del>
      <w:ins w:id="246" w:author="Author" w:date="2026-03-24T10:23:00Z" w16du:dateUtc="2026-03-24T14:23:00Z">
        <w:r>
          <w:t xml:space="preserve">allocation relationship—was highly uncertain and </w:t>
        </w:r>
      </w:ins>
      <w:r>
        <w:t xml:space="preserve">overlapped zero, indicating </w:t>
      </w:r>
      <w:del w:id="247" w:author="Author" w:date="2026-03-24T10:23:00Z" w16du:dateUtc="2026-03-24T14:23:00Z">
        <w:r w:rsidR="00DA325B">
          <w:delText xml:space="preserve">considerable uncertainty in the strength of among-female covariance. Thus, rather than forming a tightly integrated life-history syndrome, egg size </w:delText>
        </w:r>
        <w:r w:rsidR="00DA325B">
          <w:lastRenderedPageBreak/>
          <w:delText>and number appear to vary along a shallow axis of allocation divergence embedded within substantial variation in resource acquisition</w:delText>
        </w:r>
      </w:del>
      <w:ins w:id="248" w:author="Author" w:date="2026-03-24T10:23:00Z" w16du:dateUtc="2026-03-24T14:23:00Z">
        <w:r>
          <w:t>little evidence for additional integration between traits beyond that explained by differences in mean allocation strategy</w:t>
        </w:r>
      </w:ins>
      <w:r>
        <w:t xml:space="preserve"> (Roff and Fairbairn, 2007; Stearns, 1989).</w:t>
      </w:r>
    </w:p>
    <w:p w14:paraId="0D6F94CD" w14:textId="77777777" w:rsidR="0034683D" w:rsidRDefault="00000000">
      <w:pPr>
        <w:pStyle w:val="BodyText"/>
        <w:rPr>
          <w:ins w:id="249" w:author="Author" w:date="2026-03-24T10:23:00Z" w16du:dateUtc="2026-03-24T14:23:00Z"/>
        </w:rPr>
      </w:pPr>
      <w:ins w:id="250" w:author="Author" w:date="2026-03-24T10:23:00Z" w16du:dateUtc="2026-03-24T14:23:00Z">
        <w:r>
          <w:t xml:space="preserve">Crucially, these results must be interpreted </w:t>
        </w:r>
        <w:proofErr w:type="gramStart"/>
        <w:r>
          <w:t>in light of</w:t>
        </w:r>
        <w:proofErr w:type="gramEnd"/>
        <w:r>
          <w:t xml:space="preserve"> the variance structure of egg number. Egg number exhibited near-zero repeatability, indicating that there is very little residual among-female variation in clutch size once distribution-level variance is </w:t>
        </w:r>
        <w:proofErr w:type="gramStart"/>
        <w:r>
          <w:t>taken into account</w:t>
        </w:r>
        <w:proofErr w:type="gramEnd"/>
        <w:r>
          <w:t>. At first glance, this may appear inconsistent with the presence of an among-female association. However, repeatability and the between-female slope quantify different components of variation. Repeatability reflects the proportion of unexplained (random-effect) variance attributable to consistent differences among females, whereas the between-female slope represents a systematic (fixed-effect) relationship among female means. Thus, even when residual among-female variance is very small, it is still possible to detect a weak association among female means. In this case, the near-zero repeatability indicates that clutch size does not vary consistently among females, while the between-female slope suggests only minor differences in average reproductive output that covary weakly with egg size. Taken together, these results indicate that the apparent among-female trade-off is weak and arises from small differences in female means rather than from substantial or repeatable variation in clutch size. Accordingly, there is limited evidence for stable divergence in allocation strategy among females.</w:t>
        </w:r>
      </w:ins>
    </w:p>
    <w:p w14:paraId="0CAC36D8" w14:textId="77777777" w:rsidR="0034683D" w:rsidRDefault="00000000">
      <w:pPr>
        <w:pStyle w:val="BodyText"/>
      </w:pPr>
      <w:r>
        <w:t xml:space="preserve">In contrast, there was no evidence for a within-female plastic trade-off. Although each female contributed only two broods, the posterior distribution of the within-female slope was tightly centered on zero, suggesting that </w:t>
      </w:r>
      <w:del w:id="251" w:author="Author" w:date="2026-03-24T10:23:00Z" w16du:dateUtc="2026-03-24T14:23:00Z">
        <w:r w:rsidR="00DA325B">
          <w:delText xml:space="preserve">this absence reflects genuine biological stability rather than </w:delText>
        </w:r>
        <w:r w:rsidR="00DA325B">
          <w:lastRenderedPageBreak/>
          <w:delText>limited statistical power.</w:delText>
        </w:r>
      </w:del>
      <w:ins w:id="252" w:author="Author" w:date="2026-03-24T10:23:00Z" w16du:dateUtc="2026-03-24T14:23:00Z">
        <w:r>
          <w:t>any within-female effect, if present, is small.</w:t>
        </w:r>
      </w:ins>
      <w:r>
        <w:t xml:space="preserve">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 (Houston and McNamara, 1999; McNamara and Houston, 1996). Rather than dynamically reallocating resources between offspring size and number, females appear to exhibit clutch-level shifts driven by overall energetic state.</w:t>
      </w:r>
      <w:ins w:id="253" w:author="Author" w:date="2026-03-24T10:23:00Z" w16du:dateUtc="2026-03-24T14:23:00Z">
        <w:r>
          <w:t xml:space="preserve"> Together, these results suggest that clutch size is primarily state-dependent and influenced by transient physiological or structural constraints, whereas egg size reflects a more stable component of reproductive allocation.</w:t>
        </w:r>
      </w:ins>
    </w:p>
    <w:p w14:paraId="45C0C30D" w14:textId="77777777" w:rsidR="0034683D" w:rsidRDefault="00000000">
      <w:pPr>
        <w:pStyle w:val="BodyText"/>
      </w:pPr>
      <w:r>
        <w:t>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to show repeatability and to covary with these morphological size/condition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14:paraId="0F07A79C" w14:textId="77777777" w:rsidR="0034683D" w:rsidRDefault="00000000">
      <w:pPr>
        <w:pStyle w:val="BodyText"/>
      </w:pPr>
      <w:r>
        <w:t xml:space="preserve">This interpretation also helps explain the pronounced decline in second clutches. That second clutches comprised both fewer and smaller eggs is consistent with previous work in North American and European populations (Koch and Meunier, 2014; Tourneur and Gingras, 1992). Tourneur and Gingras (1992) proposed that some ovarioles become non-functional after the first clutch, thereby reducing egg production capacity. Structural limitation could therefore contribute </w:t>
      </w:r>
      <w:r>
        <w:lastRenderedPageBreak/>
        <w:t>to smaller second clutches. However, structural reduction alone cannot explain the simultaneous decline in egg size. Under a strict allocation trade-off, a reduction in egg number would be expected to lead to compensatory increases in egg size if total resources remain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14:paraId="72BE8C66" w14:textId="77777777" w:rsidR="006F08C1" w:rsidRDefault="00000000">
      <w:pPr>
        <w:pStyle w:val="BodyText"/>
        <w:rPr>
          <w:del w:id="254" w:author="Author" w:date="2026-03-24T10:23:00Z" w16du:dateUtc="2026-03-24T14:23:00Z"/>
        </w:rPr>
      </w:pPr>
      <w:r>
        <w:t xml:space="preserve">The hierarchical variance structure supports a constraint-based interpretation of clutch-size variation. Egg size exhibited moderate repeatability across broods, indicating stable differences among females in mean per-offspring investment. In contrast, egg number showed extremely low repeatability, with most variance arising from brood effects and distribution-level variance rather than 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 (Houston and McNamara, 1999; McNamara and Houston, 1996). At the same time, within-clutch variance increased substantially in second broods, indicating reduced developmental precision under diminished resource availability. Structural and energetic constraints, therefore, appear to </w:t>
      </w:r>
      <w:r>
        <w:lastRenderedPageBreak/>
        <w:t>reduce total reproductive output while leaving mean allocation rules largely intact (Ricklefs and Wikelski, 2002; Zera and Harshman, 2001).</w:t>
      </w:r>
    </w:p>
    <w:p w14:paraId="33B5D600" w14:textId="77777777" w:rsidR="0034683D" w:rsidRDefault="00000000">
      <w:pPr>
        <w:pStyle w:val="BodyText"/>
      </w:pPr>
      <w:ins w:id="255" w:author="Author" w:date="2026-03-24T10:23:00Z" w16du:dateUtc="2026-03-24T14:23:00Z">
        <w:r>
          <w:t xml:space="preserve"> </w:t>
        </w:r>
      </w:ins>
      <w:r>
        <w:t>These patterns have broader implications for phenotypic integration and evolutionary potential. Repeatability places an upper bound on heritability (Falconer and MacKay, 1996; Lessells and Boag, 1987; Nakagawa and Schielzeth, 2013; Nakagawa and Schielzeth, 2010; but see Dohm, 2002).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resource state versus allocation strategy (Houle, 1991). In this system, per-offspring investment appears more evolutionarily stable than total offspring number.</w:t>
      </w:r>
    </w:p>
    <w:p w14:paraId="61DF9F08" w14:textId="77777777" w:rsidR="0034683D" w:rsidRDefault="00000000">
      <w:pPr>
        <w:pStyle w:val="BodyText"/>
      </w:pPr>
      <w:r>
        <w:t xml:space="preserve">Viewed hierarchically, my results illustrate a broader conceptual point: life-history trade-offs may operate primarily through </w:t>
      </w:r>
      <w:del w:id="256" w:author="Author" w:date="2026-03-24T10:23:00Z" w16du:dateUtc="2026-03-24T14:23:00Z">
        <w:r w:rsidR="00DA325B">
          <w:delText>stable</w:delText>
        </w:r>
      </w:del>
      <w:ins w:id="257" w:author="Author" w:date="2026-03-24T10:23:00Z" w16du:dateUtc="2026-03-24T14:23:00Z">
        <w:r>
          <w:t>systematic</w:t>
        </w:r>
      </w:ins>
      <w:r>
        <w:t xml:space="preserve"> differences in </w:t>
      </w:r>
      <w:ins w:id="258" w:author="Author" w:date="2026-03-24T10:23:00Z" w16du:dateUtc="2026-03-24T14:23:00Z">
        <w:r>
          <w:t xml:space="preserve">mean </w:t>
        </w:r>
      </w:ins>
      <w:r>
        <w:t xml:space="preserve">allocation </w:t>
      </w:r>
      <w:del w:id="259" w:author="Author" w:date="2026-03-24T10:23:00Z" w16du:dateUtc="2026-03-24T14:23:00Z">
        <w:r w:rsidR="00DA325B">
          <w:delText xml:space="preserve">rules </w:delText>
        </w:r>
      </w:del>
      <w:r>
        <w:t xml:space="preserve">among individuals, while </w:t>
      </w:r>
      <w:ins w:id="260" w:author="Author" w:date="2026-03-24T10:23:00Z" w16du:dateUtc="2026-03-24T14:23:00Z">
        <w:r>
          <w:t xml:space="preserve">most </w:t>
        </w:r>
      </w:ins>
      <w:r>
        <w:t xml:space="preserve">short-term variation reflects state-dependent constraint. </w:t>
      </w:r>
      <w:ins w:id="261" w:author="Author" w:date="2026-03-24T10:23:00Z" w16du:dateUtc="2026-03-24T14:23:00Z">
        <w:r>
          <w:t xml:space="preserve">However, when among-individual variance in one trait is minimal—as is the case for egg number here—such trade-offs will necessarily be weak and difficult to detect. </w:t>
        </w:r>
      </w:ins>
      <w:r>
        <w:t xml:space="preserve">Without decomposing within- and among-individual covariance, </w:t>
      </w:r>
      <w:del w:id="262" w:author="Author" w:date="2026-03-24T10:23:00Z" w16du:dateUtc="2026-03-24T14:23:00Z">
        <w:r w:rsidR="00DA325B">
          <w:delText>the</w:delText>
        </w:r>
      </w:del>
      <w:ins w:id="263" w:author="Author" w:date="2026-03-24T10:23:00Z" w16du:dateUtc="2026-03-24T14:23:00Z">
        <w:r>
          <w:t>even this</w:t>
        </w:r>
      </w:ins>
      <w:r>
        <w:t xml:space="preserve"> modest </w:t>
      </w:r>
      <w:del w:id="264" w:author="Author" w:date="2026-03-24T10:23:00Z" w16du:dateUtc="2026-03-24T14:23:00Z">
        <w:r w:rsidR="00DA325B">
          <w:delText>among-female trade-off detected here</w:delText>
        </w:r>
      </w:del>
      <w:ins w:id="265" w:author="Author" w:date="2026-03-24T10:23:00Z" w16du:dateUtc="2026-03-24T14:23:00Z">
        <w:r>
          <w:t>pattern</w:t>
        </w:r>
      </w:ins>
      <w:r>
        <w:t xml:space="preserve"> would have remained obscured. More generally, the evolutionary consequences of trade-offs depend not only on their sign but on their hierarchical expression and repeatability. A trade-off that reflects consistent among-individual differences in a repeatable trait is more likely to shape evolutionary responses than one arising primarily from transient, plastic variation within </w:t>
      </w:r>
      <w:r>
        <w:lastRenderedPageBreak/>
        <w:t xml:space="preserve">individuals. Future work measuring resource acquisition directly, experimentally manipulating body condition, or estimating genetic correlations between egg size and egg number will help determine whether the </w:t>
      </w:r>
      <w:ins w:id="266" w:author="Author" w:date="2026-03-24T10:23:00Z" w16du:dateUtc="2026-03-24T14:23:00Z">
        <w:r>
          <w:t xml:space="preserve">limited </w:t>
        </w:r>
      </w:ins>
      <w:r>
        <w:t>allocation divergence observed here reflects adaptive differentiation</w:t>
      </w:r>
      <w:del w:id="267" w:author="Author" w:date="2026-03-24T10:23:00Z" w16du:dateUtc="2026-03-24T14:23:00Z">
        <w:r w:rsidR="00DA325B">
          <w:delText xml:space="preserve"> in allocation strategy</w:delText>
        </w:r>
      </w:del>
      <w:r>
        <w:t xml:space="preserve"> or condition-dependent constraint (Lande, 1980; Roff, 1992).</w:t>
      </w:r>
    </w:p>
    <w:p w14:paraId="5AE4D85C" w14:textId="77777777" w:rsidR="0034683D" w:rsidRDefault="00000000">
      <w:pPr>
        <w:pStyle w:val="Heading1"/>
        <w:rPr>
          <w:moveTo w:id="268" w:author="Author" w:date="2026-03-24T10:23:00Z" w16du:dateUtc="2026-03-24T14:23:00Z"/>
        </w:rPr>
      </w:pPr>
      <w:bookmarkStart w:id="269" w:name="acknowledgements"/>
      <w:bookmarkEnd w:id="231"/>
      <w:moveToRangeStart w:id="270" w:author="Author" w:date="2026-03-24T10:23:00Z" w:name="move225240219"/>
      <w:moveTo w:id="271" w:author="Author" w:date="2026-03-24T10:23:00Z" w16du:dateUtc="2026-03-24T14:23:00Z">
        <w:r>
          <w:t>Acknowledgements</w:t>
        </w:r>
      </w:moveTo>
    </w:p>
    <w:p w14:paraId="184D3530" w14:textId="77777777" w:rsidR="0034683D" w:rsidRDefault="00000000">
      <w:pPr>
        <w:pStyle w:val="FirstParagraph"/>
        <w:rPr>
          <w:ins w:id="272" w:author="Author" w:date="2026-03-24T10:23:00Z" w16du:dateUtc="2026-03-24T14:23:00Z"/>
        </w:rPr>
      </w:pPr>
      <w:moveTo w:id="273" w:author="Author" w:date="2026-03-24T10:23:00Z" w16du:dateUtc="2026-03-24T14:23:00Z">
        <w:r>
          <w:t xml:space="preserve">I thank Andréanne Nault and Clara Smythe for assistance in animal care and data collection. </w:t>
        </w:r>
      </w:moveTo>
      <w:moveToRangeEnd w:id="270"/>
      <w:ins w:id="274" w:author="Author" w:date="2026-03-24T10:23:00Z" w16du:dateUtc="2026-03-24T14:23:00Z">
        <w:r>
          <w:t>I also thank Denis Réale, Pierre-Olivier Montiglio, and two anonymous reviewers for their discussion and feedback.</w:t>
        </w:r>
      </w:ins>
    </w:p>
    <w:p w14:paraId="672B4013" w14:textId="77777777" w:rsidR="0034683D" w:rsidRDefault="00000000">
      <w:pPr>
        <w:pStyle w:val="Heading1"/>
        <w:rPr>
          <w:moveFrom w:id="275" w:author="Author" w:date="2026-03-24T10:23:00Z" w16du:dateUtc="2026-03-24T14:23:00Z"/>
        </w:rPr>
      </w:pPr>
      <w:moveFromRangeStart w:id="276" w:author="Author" w:date="2026-03-24T10:23:00Z" w:name="move225240220"/>
      <w:moveFrom w:id="277" w:author="Author" w:date="2026-03-24T10:23:00Z" w16du:dateUtc="2026-03-24T14:23:00Z">
        <w:r>
          <w:t>Data availability</w:t>
        </w:r>
      </w:moveFrom>
    </w:p>
    <w:p w14:paraId="014615BD" w14:textId="77777777" w:rsidR="0034683D" w:rsidRDefault="00000000">
      <w:pPr>
        <w:pStyle w:val="FirstParagraph"/>
        <w:rPr>
          <w:moveFrom w:id="278" w:author="Author" w:date="2026-03-24T10:23:00Z" w16du:dateUtc="2026-03-24T14:23:00Z"/>
        </w:rPr>
      </w:pPr>
      <w:moveFrom w:id="279" w:author="Author" w:date="2026-03-24T10:23:00Z" w16du:dateUtc="2026-03-24T14:23:00Z">
        <w:r>
          <w:t>Data are available through the OSF repository at 10.17605/OSF.IO/KWCS8.</w:t>
        </w:r>
      </w:moveFrom>
    </w:p>
    <w:p w14:paraId="78BC984C" w14:textId="77777777" w:rsidR="0034683D" w:rsidRDefault="00000000">
      <w:pPr>
        <w:pStyle w:val="Heading1"/>
        <w:rPr>
          <w:moveFrom w:id="280" w:author="Author" w:date="2026-03-24T10:23:00Z" w16du:dateUtc="2026-03-24T14:23:00Z"/>
        </w:rPr>
      </w:pPr>
      <w:moveFrom w:id="281" w:author="Author" w:date="2026-03-24T10:23:00Z" w16du:dateUtc="2026-03-24T14:23:00Z">
        <w:r>
          <w:t>Author contributions</w:t>
        </w:r>
      </w:moveFrom>
    </w:p>
    <w:p w14:paraId="762B94FE" w14:textId="77777777" w:rsidR="0034683D" w:rsidRDefault="00000000">
      <w:pPr>
        <w:pStyle w:val="FirstParagraph"/>
        <w:rPr>
          <w:moveFrom w:id="282" w:author="Author" w:date="2026-03-24T10:23:00Z" w16du:dateUtc="2026-03-24T14:23:00Z"/>
        </w:rPr>
      </w:pPr>
      <w:moveFrom w:id="283" w:author="Author" w:date="2026-03-24T10:23:00Z" w16du:dateUtc="2026-03-24T14:23:00Z">
        <w:r>
          <w:t>CDK collected and analyzed the data, and wrote the manuscript.</w:t>
        </w:r>
      </w:moveFrom>
    </w:p>
    <w:p w14:paraId="64FE3E43" w14:textId="77777777" w:rsidR="0034683D" w:rsidRDefault="00000000">
      <w:pPr>
        <w:pStyle w:val="Heading1"/>
      </w:pPr>
      <w:bookmarkStart w:id="284" w:name="funding"/>
      <w:bookmarkEnd w:id="269"/>
      <w:moveFromRangeEnd w:id="276"/>
      <w:r>
        <w:t>Funding</w:t>
      </w:r>
    </w:p>
    <w:p w14:paraId="08A789A7" w14:textId="77777777" w:rsidR="0034683D" w:rsidRDefault="00000000">
      <w:pPr>
        <w:pStyle w:val="FirstParagraph"/>
      </w:pPr>
      <w:r>
        <w:t>The study was funded by a Discovery Grant from the Natural Sciences and Engineering Research Council of Canada (NSERC).</w:t>
      </w:r>
    </w:p>
    <w:p w14:paraId="1E588211" w14:textId="77777777" w:rsidR="0034683D" w:rsidRDefault="00000000">
      <w:pPr>
        <w:pStyle w:val="Heading1"/>
      </w:pPr>
      <w:bookmarkStart w:id="285" w:name="conflict-of-interest"/>
      <w:bookmarkEnd w:id="284"/>
      <w:r>
        <w:t>Conflict of Interest</w:t>
      </w:r>
    </w:p>
    <w:p w14:paraId="44829B12" w14:textId="77777777" w:rsidR="0034683D" w:rsidRDefault="00000000">
      <w:pPr>
        <w:pStyle w:val="FirstParagraph"/>
      </w:pPr>
      <w:r>
        <w:t>I declare no conflict of interest.</w:t>
      </w:r>
    </w:p>
    <w:p w14:paraId="6183D3A9" w14:textId="77777777" w:rsidR="0034683D" w:rsidRDefault="00000000">
      <w:pPr>
        <w:pStyle w:val="Heading1"/>
        <w:rPr>
          <w:moveTo w:id="286" w:author="Author" w:date="2026-03-24T10:23:00Z" w16du:dateUtc="2026-03-24T14:23:00Z"/>
        </w:rPr>
      </w:pPr>
      <w:bookmarkStart w:id="287" w:name="data-availability"/>
      <w:bookmarkEnd w:id="285"/>
      <w:moveToRangeStart w:id="288" w:author="Author" w:date="2026-03-24T10:23:00Z" w:name="move225240220"/>
      <w:moveTo w:id="289" w:author="Author" w:date="2026-03-24T10:23:00Z" w16du:dateUtc="2026-03-24T14:23:00Z">
        <w:r>
          <w:lastRenderedPageBreak/>
          <w:t>Data availability</w:t>
        </w:r>
      </w:moveTo>
    </w:p>
    <w:p w14:paraId="195BD73C" w14:textId="77777777" w:rsidR="0034683D" w:rsidRDefault="00000000">
      <w:pPr>
        <w:pStyle w:val="FirstParagraph"/>
        <w:rPr>
          <w:moveTo w:id="290" w:author="Author" w:date="2026-03-24T10:23:00Z" w16du:dateUtc="2026-03-24T14:23:00Z"/>
        </w:rPr>
      </w:pPr>
      <w:moveTo w:id="291" w:author="Author" w:date="2026-03-24T10:23:00Z" w16du:dateUtc="2026-03-24T14:23:00Z">
        <w:r>
          <w:t>Data are available through the OSF repository at 10.17605/OSF.IO/KWCS8.</w:t>
        </w:r>
      </w:moveTo>
    </w:p>
    <w:p w14:paraId="735CCE4B" w14:textId="77777777" w:rsidR="0034683D" w:rsidRDefault="00000000">
      <w:pPr>
        <w:pStyle w:val="Heading1"/>
        <w:rPr>
          <w:moveTo w:id="292" w:author="Author" w:date="2026-03-24T10:23:00Z" w16du:dateUtc="2026-03-24T14:23:00Z"/>
        </w:rPr>
      </w:pPr>
      <w:bookmarkStart w:id="293" w:name="author-contributions"/>
      <w:bookmarkEnd w:id="287"/>
      <w:moveTo w:id="294" w:author="Author" w:date="2026-03-24T10:23:00Z" w16du:dateUtc="2026-03-24T14:23:00Z">
        <w:r>
          <w:t>Author contributions</w:t>
        </w:r>
      </w:moveTo>
    </w:p>
    <w:p w14:paraId="4A63079C" w14:textId="77777777" w:rsidR="0034683D" w:rsidRDefault="00000000">
      <w:pPr>
        <w:pStyle w:val="FirstParagraph"/>
        <w:rPr>
          <w:moveTo w:id="295" w:author="Author" w:date="2026-03-24T10:23:00Z" w16du:dateUtc="2026-03-24T14:23:00Z"/>
        </w:rPr>
      </w:pPr>
      <w:moveTo w:id="296" w:author="Author" w:date="2026-03-24T10:23:00Z" w16du:dateUtc="2026-03-24T14:23:00Z">
        <w:r>
          <w:t xml:space="preserve">CDK collected and analyzed the </w:t>
        </w:r>
        <w:proofErr w:type="gramStart"/>
        <w:r>
          <w:t>data, and</w:t>
        </w:r>
        <w:proofErr w:type="gramEnd"/>
        <w:r>
          <w:t xml:space="preserve"> wrote the manuscript.</w:t>
        </w:r>
      </w:moveTo>
    </w:p>
    <w:p w14:paraId="5427C8F5" w14:textId="77777777" w:rsidR="0034683D" w:rsidRDefault="00000000">
      <w:pPr>
        <w:pStyle w:val="Heading1"/>
        <w:rPr>
          <w:ins w:id="297" w:author="Author" w:date="2026-03-24T10:23:00Z" w16du:dateUtc="2026-03-24T14:23:00Z"/>
        </w:rPr>
      </w:pPr>
      <w:bookmarkStart w:id="298" w:name="ethics-statement"/>
      <w:bookmarkEnd w:id="293"/>
      <w:moveToRangeEnd w:id="288"/>
      <w:ins w:id="299" w:author="Author" w:date="2026-03-24T10:23:00Z" w16du:dateUtc="2026-03-24T14:23:00Z">
        <w:r>
          <w:t>Ethics Statement</w:t>
        </w:r>
      </w:ins>
    </w:p>
    <w:p w14:paraId="15553E51" w14:textId="77777777" w:rsidR="0034683D" w:rsidRDefault="00000000">
      <w:pPr>
        <w:pStyle w:val="FirstParagraph"/>
        <w:rPr>
          <w:ins w:id="300" w:author="Author" w:date="2026-03-24T10:23:00Z" w16du:dateUtc="2026-03-24T14:23:00Z"/>
        </w:rPr>
      </w:pPr>
      <w:ins w:id="301" w:author="Author" w:date="2026-03-24T10:23:00Z" w16du:dateUtc="2026-03-24T14:23:00Z">
        <w:r>
          <w:t>All data were collected using the European earwig (</w:t>
        </w:r>
        <w:proofErr w:type="spellStart"/>
        <w:r>
          <w:rPr>
            <w:i/>
            <w:iCs/>
          </w:rPr>
          <w:t>Forficula</w:t>
        </w:r>
        <w:proofErr w:type="spellEnd"/>
        <w:r>
          <w:rPr>
            <w:i/>
            <w:iCs/>
          </w:rPr>
          <w:t xml:space="preserve"> </w:t>
        </w:r>
        <w:proofErr w:type="spellStart"/>
        <w:r>
          <w:rPr>
            <w:i/>
            <w:iCs/>
          </w:rPr>
          <w:t>auricularia</w:t>
        </w:r>
        <w:proofErr w:type="spellEnd"/>
        <w:r>
          <w:t>), an invertebrate species for which institutional animal care approval and collection permits are not required under current regulations. All procedures adhered to standard ethical guidelines for the care and use of animals in research.</w:t>
        </w:r>
      </w:ins>
    </w:p>
    <w:p w14:paraId="02445EB4" w14:textId="77777777" w:rsidR="0034683D" w:rsidRDefault="00000000">
      <w:pPr>
        <w:pStyle w:val="Heading1"/>
        <w:rPr>
          <w:ins w:id="302" w:author="Author" w:date="2026-03-24T10:23:00Z" w16du:dateUtc="2026-03-24T14:23:00Z"/>
        </w:rPr>
      </w:pPr>
      <w:bookmarkStart w:id="303" w:name="X7d9e1dcfd756f6c187f2105ba66c04645353272"/>
      <w:bookmarkEnd w:id="298"/>
      <w:ins w:id="304" w:author="Author" w:date="2026-03-24T10:23:00Z" w16du:dateUtc="2026-03-24T14:23:00Z">
        <w:r>
          <w:t>Artificial intelligence (AI)-assisted technologies</w:t>
        </w:r>
      </w:ins>
    </w:p>
    <w:p w14:paraId="13F1D87D" w14:textId="77777777" w:rsidR="0034683D" w:rsidRDefault="00000000">
      <w:pPr>
        <w:pStyle w:val="FirstParagraph"/>
        <w:rPr>
          <w:ins w:id="305" w:author="Author" w:date="2026-03-24T10:23:00Z" w16du:dateUtc="2026-03-24T14:23:00Z"/>
        </w:rPr>
      </w:pPr>
      <w:ins w:id="306" w:author="Author" w:date="2026-03-24T10:23:00Z" w16du:dateUtc="2026-03-24T14:23:00Z">
        <w:r>
          <w:t>Alt text for the two figures was generated with the assistance of AI tools and reviewed and verified by the author for accuracy and completeness.</w:t>
        </w:r>
      </w:ins>
    </w:p>
    <w:p w14:paraId="00FFC38C" w14:textId="77777777" w:rsidR="0034683D" w:rsidRDefault="00000000">
      <w:pPr>
        <w:pStyle w:val="Heading1"/>
        <w:rPr>
          <w:moveFrom w:id="307" w:author="Author" w:date="2026-03-24T10:23:00Z" w16du:dateUtc="2026-03-24T14:23:00Z"/>
        </w:rPr>
      </w:pPr>
      <w:moveFromRangeStart w:id="308" w:author="Author" w:date="2026-03-24T10:23:00Z" w:name="move225240219"/>
      <w:moveFrom w:id="309" w:author="Author" w:date="2026-03-24T10:23:00Z" w16du:dateUtc="2026-03-24T14:23:00Z">
        <w:r>
          <w:t>Acknowledgements</w:t>
        </w:r>
      </w:moveFrom>
    </w:p>
    <w:p w14:paraId="5448C15C" w14:textId="77777777" w:rsidR="006F08C1" w:rsidRDefault="00000000">
      <w:pPr>
        <w:pStyle w:val="FirstParagraph"/>
        <w:rPr>
          <w:del w:id="310" w:author="Author" w:date="2026-03-24T10:23:00Z" w16du:dateUtc="2026-03-24T14:23:00Z"/>
        </w:rPr>
      </w:pPr>
      <w:moveFrom w:id="311" w:author="Author" w:date="2026-03-24T10:23:00Z" w16du:dateUtc="2026-03-24T14:23:00Z">
        <w:r>
          <w:t xml:space="preserve">I thank Andréanne Nault and Clara Smythe for assistance in animal care and data collection. </w:t>
        </w:r>
      </w:moveFrom>
      <w:moveFromRangeEnd w:id="308"/>
      <w:del w:id="312" w:author="Author" w:date="2026-03-24T10:23:00Z" w16du:dateUtc="2026-03-24T14:23:00Z">
        <w:r w:rsidR="00DA325B">
          <w:delText>I also thank Denis Réale and Pierre-Olivier Montiglio for their discussion and feedback.</w:delText>
        </w:r>
      </w:del>
    </w:p>
    <w:p w14:paraId="400AF6A0" w14:textId="77777777" w:rsidR="0034683D" w:rsidRDefault="00000000">
      <w:r>
        <w:br w:type="page"/>
      </w:r>
    </w:p>
    <w:p w14:paraId="7FA41FFA" w14:textId="77777777" w:rsidR="0034683D" w:rsidRDefault="00000000">
      <w:pPr>
        <w:pStyle w:val="Heading1"/>
      </w:pPr>
      <w:bookmarkStart w:id="313" w:name="references"/>
      <w:bookmarkEnd w:id="303"/>
      <w:r>
        <w:lastRenderedPageBreak/>
        <w:t>References</w:t>
      </w:r>
    </w:p>
    <w:p w14:paraId="566BC171" w14:textId="77777777" w:rsidR="0034683D" w:rsidRDefault="00000000">
      <w:pPr>
        <w:pStyle w:val="Bibliography"/>
      </w:pPr>
      <w:bookmarkStart w:id="314" w:name="ref-bernardo1996"/>
      <w:bookmarkStart w:id="315" w:name="refs"/>
      <w:r>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7EE8DD0B" w14:textId="77777777" w:rsidR="0034683D" w:rsidRDefault="00000000">
      <w:pPr>
        <w:pStyle w:val="Bibliography"/>
      </w:pPr>
      <w:bookmarkStart w:id="316" w:name="ref-careau2017"/>
      <w:bookmarkEnd w:id="314"/>
      <w:r>
        <w:t xml:space="preserve">Careau, V., Wilson, R., 2017. Of uberfleas and krakens: Detecting trade-offs using mixed models. </w:t>
      </w:r>
      <w:r>
        <w:rPr>
          <w:i/>
          <w:iCs/>
        </w:rPr>
        <w:t>Integr Comp Biol</w:t>
      </w:r>
      <w:r>
        <w:t xml:space="preserve"> </w:t>
      </w:r>
      <w:r>
        <w:rPr>
          <w:b/>
          <w:bCs/>
        </w:rPr>
        <w:t>57</w:t>
      </w:r>
      <w:r>
        <w:t>, 362–371.</w:t>
      </w:r>
    </w:p>
    <w:p w14:paraId="4674FCC3" w14:textId="77777777" w:rsidR="0034683D" w:rsidRDefault="00000000">
      <w:pPr>
        <w:pStyle w:val="Bibliography"/>
      </w:pPr>
      <w:bookmarkStart w:id="317" w:name="ref-clutton-brock1991"/>
      <w:bookmarkEnd w:id="316"/>
      <w:r>
        <w:t>Clutton-Brock, T.H., 1991. The Evolution of Parental Care. Princeton University Press.</w:t>
      </w:r>
    </w:p>
    <w:p w14:paraId="111191CB" w14:textId="77777777" w:rsidR="0034683D" w:rsidRDefault="00000000">
      <w:pPr>
        <w:pStyle w:val="Bibliography"/>
      </w:pPr>
      <w:bookmarkStart w:id="318" w:name="ref-dejong1992"/>
      <w:bookmarkEnd w:id="317"/>
      <w:r>
        <w:t xml:space="preserve">De Jong, G., Van Noordwijk, A., 1992. Acquisition and allocation of resources: Genetic (co) variances, selection, and life histories. </w:t>
      </w:r>
      <w:r>
        <w:rPr>
          <w:i/>
          <w:iCs/>
        </w:rPr>
        <w:t>Am Nat</w:t>
      </w:r>
      <w:r>
        <w:t xml:space="preserve"> </w:t>
      </w:r>
      <w:r>
        <w:rPr>
          <w:b/>
          <w:bCs/>
        </w:rPr>
        <w:t>139</w:t>
      </w:r>
      <w:r>
        <w:t>, 749–770.</w:t>
      </w:r>
    </w:p>
    <w:p w14:paraId="6A12E120" w14:textId="77777777" w:rsidR="0034683D" w:rsidRDefault="00000000">
      <w:pPr>
        <w:pStyle w:val="Bibliography"/>
      </w:pPr>
      <w:bookmarkStart w:id="319" w:name="ref-dingemanse2013"/>
      <w:bookmarkEnd w:id="318"/>
      <w:proofErr w:type="spellStart"/>
      <w:r>
        <w:t>Dingemanse</w:t>
      </w:r>
      <w:proofErr w:type="spellEnd"/>
      <w:r>
        <w:t>, N</w:t>
      </w:r>
      <w:ins w:id="320" w:author="Author" w:date="2026-03-24T10:23:00Z" w16du:dateUtc="2026-03-24T14:23:00Z">
        <w:r>
          <w:t>.J</w:t>
        </w:r>
      </w:ins>
      <w:r>
        <w:t xml:space="preserve">., Dochtermann, N., 2013. Quantifying individual variation in behaviour: Mixed-effect modelling approaches. </w:t>
      </w:r>
      <w:r>
        <w:rPr>
          <w:i/>
          <w:iCs/>
        </w:rPr>
        <w:t>J Anim Ecol</w:t>
      </w:r>
      <w:r>
        <w:t xml:space="preserve"> </w:t>
      </w:r>
      <w:r>
        <w:rPr>
          <w:b/>
          <w:bCs/>
        </w:rPr>
        <w:t>82</w:t>
      </w:r>
      <w:r>
        <w:t>, 39–54.</w:t>
      </w:r>
    </w:p>
    <w:p w14:paraId="7153744B" w14:textId="77777777" w:rsidR="0034683D" w:rsidRDefault="00000000">
      <w:pPr>
        <w:pStyle w:val="Bibliography"/>
      </w:pPr>
      <w:bookmarkStart w:id="321" w:name="ref-dohm2002"/>
      <w:bookmarkEnd w:id="319"/>
      <w:r>
        <w:t xml:space="preserve">Dohm, M.R., 2002. Repeatability estimates do not always set an upper limit to heritability. </w:t>
      </w:r>
      <w:r>
        <w:rPr>
          <w:i/>
          <w:iCs/>
        </w:rPr>
        <w:t>Funct Ecol</w:t>
      </w:r>
      <w:r>
        <w:t xml:space="preserve"> </w:t>
      </w:r>
      <w:r>
        <w:rPr>
          <w:b/>
          <w:bCs/>
        </w:rPr>
        <w:t>16</w:t>
      </w:r>
      <w:r>
        <w:t>, 273–280.</w:t>
      </w:r>
    </w:p>
    <w:p w14:paraId="29A16220" w14:textId="77777777" w:rsidR="0034683D" w:rsidRDefault="00000000">
      <w:pPr>
        <w:pStyle w:val="Bibliography"/>
      </w:pPr>
      <w:bookmarkStart w:id="322" w:name="ref-falconer1996"/>
      <w:bookmarkEnd w:id="321"/>
      <w:r>
        <w:t>Falconer, D.S., MacKay, T.F.C., 1996. An Introduction Quantitative Genetics. Pearson Education Limited, Essex, England.</w:t>
      </w:r>
    </w:p>
    <w:p w14:paraId="2F3E2949" w14:textId="77777777" w:rsidR="0034683D" w:rsidRDefault="00000000">
      <w:pPr>
        <w:pStyle w:val="Bibliography"/>
      </w:pPr>
      <w:bookmarkStart w:id="323" w:name="ref-fox2000"/>
      <w:bookmarkEnd w:id="322"/>
      <w:r>
        <w:t xml:space="preserve">Fox, C.W., Czesak, M.E., 2000. Evolutionary ecology of progeny size in arthropods. </w:t>
      </w:r>
      <w:r>
        <w:rPr>
          <w:i/>
          <w:iCs/>
        </w:rPr>
        <w:t>Annu Rev Entomol</w:t>
      </w:r>
      <w:r>
        <w:t xml:space="preserve"> </w:t>
      </w:r>
      <w:r>
        <w:rPr>
          <w:b/>
          <w:bCs/>
        </w:rPr>
        <w:t>45</w:t>
      </w:r>
      <w:r>
        <w:t>, 341–369.</w:t>
      </w:r>
    </w:p>
    <w:p w14:paraId="7EC2B02E" w14:textId="77777777" w:rsidR="0034683D" w:rsidRDefault="00000000">
      <w:pPr>
        <w:pStyle w:val="Bibliography"/>
      </w:pPr>
      <w:bookmarkStart w:id="324" w:name="ref-hargitai2005"/>
      <w:bookmarkEnd w:id="323"/>
      <w:r>
        <w:t>Hargitai, R., Török, J., Tóth, L., Hegyi, G., Rosivall, B., Szigeti, B., Szöllősi, E., 2005. Effects of environmental conditions and parental quality on inter-and intraclutch egg-size variation in the collared flycatcher (</w:t>
      </w:r>
      <w:del w:id="325" w:author="Author" w:date="2026-03-24T10:23:00Z" w16du:dateUtc="2026-03-24T14:23:00Z">
        <w:r w:rsidR="00DA325B">
          <w:delText>ficedula</w:delText>
        </w:r>
      </w:del>
      <w:ins w:id="326" w:author="Author" w:date="2026-03-24T10:23:00Z" w16du:dateUtc="2026-03-24T14:23:00Z">
        <w:r>
          <w:rPr>
            <w:i/>
            <w:iCs/>
          </w:rPr>
          <w:t>Ficedula</w:t>
        </w:r>
      </w:ins>
      <w:r>
        <w:rPr>
          <w:i/>
          <w:rPrChange w:id="327" w:author="Author" w:date="2026-03-24T10:23:00Z" w16du:dateUtc="2026-03-24T14:23:00Z">
            <w:rPr/>
          </w:rPrChange>
        </w:rPr>
        <w:t xml:space="preserve"> albicollis</w:t>
      </w:r>
      <w:r>
        <w:t>).</w:t>
      </w:r>
      <w:del w:id="328" w:author="Author" w:date="2026-03-24T10:23:00Z" w16du:dateUtc="2026-03-24T14:23:00Z">
        <w:r w:rsidR="00DA325B">
          <w:delText xml:space="preserve"> </w:delText>
        </w:r>
        <w:r w:rsidR="00DA325B">
          <w:rPr>
            <w:i/>
            <w:iCs/>
          </w:rPr>
          <w:delText>The</w:delText>
        </w:r>
      </w:del>
      <w:r>
        <w:rPr>
          <w:rPrChange w:id="329" w:author="Author" w:date="2026-03-24T10:23:00Z" w16du:dateUtc="2026-03-24T14:23:00Z">
            <w:rPr>
              <w:i/>
            </w:rPr>
          </w:rPrChange>
        </w:rPr>
        <w:t xml:space="preserve"> </w:t>
      </w:r>
      <w:r>
        <w:rPr>
          <w:i/>
          <w:iCs/>
        </w:rPr>
        <w:t>Auk</w:t>
      </w:r>
      <w:r>
        <w:t xml:space="preserve"> </w:t>
      </w:r>
      <w:r>
        <w:rPr>
          <w:b/>
          <w:bCs/>
        </w:rPr>
        <w:t>122</w:t>
      </w:r>
      <w:r>
        <w:t>, 509–522.</w:t>
      </w:r>
    </w:p>
    <w:p w14:paraId="0DEDCCAD" w14:textId="77777777" w:rsidR="0034683D" w:rsidRDefault="00000000">
      <w:pPr>
        <w:pStyle w:val="Bibliography"/>
      </w:pPr>
      <w:bookmarkStart w:id="330" w:name="ref-honek1993"/>
      <w:bookmarkEnd w:id="324"/>
      <w:r>
        <w:t xml:space="preserve">Honek, A., 1993. Intraspecific variation in body size and fecundity in insects: A general relationship. </w:t>
      </w:r>
      <w:r>
        <w:rPr>
          <w:i/>
          <w:iCs/>
        </w:rPr>
        <w:t>Oikos</w:t>
      </w:r>
      <w:r>
        <w:t xml:space="preserve"> 483–492.</w:t>
      </w:r>
    </w:p>
    <w:p w14:paraId="76D1B4FA" w14:textId="77777777" w:rsidR="0034683D" w:rsidRDefault="00000000">
      <w:pPr>
        <w:pStyle w:val="Bibliography"/>
      </w:pPr>
      <w:bookmarkStart w:id="331" w:name="ref-houle1991"/>
      <w:bookmarkEnd w:id="330"/>
      <w:r>
        <w:t xml:space="preserve">Houle, D., 1991. Genetic covariance of fitness correlates: What genetic correlations are made of and why it matters. </w:t>
      </w:r>
      <w:r>
        <w:rPr>
          <w:i/>
          <w:iCs/>
        </w:rPr>
        <w:t>Evolution</w:t>
      </w:r>
      <w:r>
        <w:t xml:space="preserve"> </w:t>
      </w:r>
      <w:r>
        <w:rPr>
          <w:b/>
          <w:bCs/>
        </w:rPr>
        <w:t>45</w:t>
      </w:r>
      <w:r>
        <w:t>, 630–648.</w:t>
      </w:r>
    </w:p>
    <w:p w14:paraId="6618DA7F" w14:textId="77777777" w:rsidR="0034683D" w:rsidRDefault="00000000">
      <w:pPr>
        <w:pStyle w:val="Bibliography"/>
      </w:pPr>
      <w:bookmarkStart w:id="332" w:name="ref-houston1999"/>
      <w:bookmarkEnd w:id="331"/>
      <w:r>
        <w:t>Houston, A.I., McNamara, J.M., 1999. Models of adaptive behaviour: An approach based on state. Cambridge University Press.</w:t>
      </w:r>
    </w:p>
    <w:p w14:paraId="628327C1" w14:textId="77777777" w:rsidR="0034683D" w:rsidRDefault="00000000">
      <w:pPr>
        <w:pStyle w:val="Bibliography"/>
      </w:pPr>
      <w:bookmarkStart w:id="333" w:name="ref-johnson2024"/>
      <w:bookmarkEnd w:id="332"/>
      <w:r>
        <w:t xml:space="preserve">Johnson, M.T.J., Nassrullah, Z., 2024. The improbability of detecting trade-offs and some practical solutions. </w:t>
      </w:r>
      <w:r>
        <w:rPr>
          <w:i/>
          <w:iCs/>
        </w:rPr>
        <w:t>J Evol Biol</w:t>
      </w:r>
      <w:r>
        <w:t xml:space="preserve"> </w:t>
      </w:r>
      <w:r>
        <w:rPr>
          <w:b/>
          <w:bCs/>
        </w:rPr>
        <w:t>37</w:t>
      </w:r>
      <w:r>
        <w:t>, 1205–1214.</w:t>
      </w:r>
    </w:p>
    <w:p w14:paraId="5C990D59" w14:textId="77777777" w:rsidR="0034683D" w:rsidRDefault="00000000">
      <w:pPr>
        <w:pStyle w:val="Bibliography"/>
      </w:pPr>
      <w:bookmarkStart w:id="334" w:name="ref-kay2020"/>
      <w:bookmarkEnd w:id="333"/>
      <w:r>
        <w:t xml:space="preserve">Kay, M., 2020. tidybayes: Tidy Data and Geoms for Bayesian Models [WWW Document]. </w:t>
      </w:r>
      <w:r>
        <w:rPr>
          <w:i/>
          <w:iCs/>
        </w:rPr>
        <w:t>R package version 3.0.5</w:t>
      </w:r>
      <w:r>
        <w:t xml:space="preserve">. URL </w:t>
      </w:r>
      <w:hyperlink r:id="rId8">
        <w:r>
          <w:rPr>
            <w:rStyle w:val="Hyperlink"/>
          </w:rPr>
          <w:t>http://mjskay.github.io/tidybayes/</w:t>
        </w:r>
      </w:hyperlink>
    </w:p>
    <w:p w14:paraId="76A2014C" w14:textId="77777777" w:rsidR="0034683D" w:rsidRDefault="00000000">
      <w:pPr>
        <w:pStyle w:val="Bibliography"/>
      </w:pPr>
      <w:bookmarkStart w:id="335" w:name="ref-kelly2014"/>
      <w:bookmarkEnd w:id="334"/>
      <w:r>
        <w:t xml:space="preserve">Kelly, C.D., Tawes, B., Worthington, A., 2014. Evaluating indices of body condition in two cricket species. </w:t>
      </w:r>
      <w:del w:id="336" w:author="Author" w:date="2026-03-24T10:23:00Z" w16du:dateUtc="2026-03-24T14:23:00Z">
        <w:r w:rsidR="00DA325B">
          <w:rPr>
            <w:i/>
            <w:iCs/>
          </w:rPr>
          <w:delText>Ecology and Evolution</w:delText>
        </w:r>
      </w:del>
      <w:proofErr w:type="spellStart"/>
      <w:ins w:id="337" w:author="Author" w:date="2026-03-24T10:23:00Z" w16du:dateUtc="2026-03-24T14:23:00Z">
        <w:r>
          <w:rPr>
            <w:i/>
            <w:iCs/>
          </w:rPr>
          <w:t>Ecol</w:t>
        </w:r>
        <w:proofErr w:type="spellEnd"/>
        <w:r>
          <w:rPr>
            <w:i/>
            <w:iCs/>
          </w:rPr>
          <w:t xml:space="preserve"> Evol</w:t>
        </w:r>
      </w:ins>
      <w:r>
        <w:t xml:space="preserve"> </w:t>
      </w:r>
      <w:r>
        <w:rPr>
          <w:b/>
          <w:bCs/>
        </w:rPr>
        <w:t>4</w:t>
      </w:r>
      <w:r>
        <w:t>, 4476–4487.</w:t>
      </w:r>
    </w:p>
    <w:p w14:paraId="4018A503" w14:textId="77777777" w:rsidR="0034683D" w:rsidRDefault="00000000">
      <w:pPr>
        <w:pStyle w:val="Bibliography"/>
      </w:pPr>
      <w:bookmarkStart w:id="338" w:name="ref-koch2014"/>
      <w:bookmarkEnd w:id="335"/>
      <w:r>
        <w:lastRenderedPageBreak/>
        <w:t xml:space="preserve">Koch, L.K., Meunier, J., 2014. Mother and offspring fitness in an insect with maternal care: Phenotypic trade-offs between egg number, egg mass and egg care. </w:t>
      </w:r>
      <w:r>
        <w:rPr>
          <w:i/>
          <w:iCs/>
        </w:rPr>
        <w:t>BMC Evol Biol</w:t>
      </w:r>
      <w:r>
        <w:t xml:space="preserve"> </w:t>
      </w:r>
      <w:r>
        <w:rPr>
          <w:b/>
          <w:bCs/>
        </w:rPr>
        <w:t>14</w:t>
      </w:r>
      <w:r>
        <w:t>, 125.</w:t>
      </w:r>
    </w:p>
    <w:p w14:paraId="0C7F4D38" w14:textId="77777777" w:rsidR="0034683D" w:rsidRDefault="00000000">
      <w:pPr>
        <w:pStyle w:val="Bibliography"/>
      </w:pPr>
      <w:bookmarkStart w:id="339" w:name="ref-lack1947"/>
      <w:bookmarkEnd w:id="338"/>
      <w:r>
        <w:t>Lack, D., 1947. The significance of clutch-size in the partridge (</w:t>
      </w:r>
      <w:ins w:id="340" w:author="Author" w:date="2026-03-24T10:23:00Z" w16du:dateUtc="2026-03-24T14:23:00Z">
        <w:r>
          <w:rPr>
            <w:i/>
            <w:iCs/>
          </w:rPr>
          <w:t xml:space="preserve">Perdix </w:t>
        </w:r>
      </w:ins>
      <w:proofErr w:type="spellStart"/>
      <w:r>
        <w:rPr>
          <w:i/>
          <w:iCs/>
        </w:rPr>
        <w:t>perdix</w:t>
      </w:r>
      <w:proofErr w:type="spellEnd"/>
      <w:del w:id="341" w:author="Author" w:date="2026-03-24T10:23:00Z" w16du:dateUtc="2026-03-24T14:23:00Z">
        <w:r w:rsidR="00DA325B">
          <w:rPr>
            <w:i/>
            <w:iCs/>
          </w:rPr>
          <w:delText xml:space="preserve"> perdix</w:delText>
        </w:r>
        <w:r w:rsidR="00DA325B">
          <w:delText xml:space="preserve">). </w:delText>
        </w:r>
        <w:r w:rsidR="00DA325B">
          <w:rPr>
            <w:i/>
            <w:iCs/>
          </w:rPr>
          <w:delText>The Journal of Animal Ecology</w:delText>
        </w:r>
      </w:del>
      <w:ins w:id="342" w:author="Author" w:date="2026-03-24T10:23:00Z" w16du:dateUtc="2026-03-24T14:23:00Z">
        <w:r>
          <w:t xml:space="preserve">). </w:t>
        </w:r>
        <w:r>
          <w:rPr>
            <w:i/>
            <w:iCs/>
          </w:rPr>
          <w:t xml:space="preserve">J Anim </w:t>
        </w:r>
        <w:proofErr w:type="spellStart"/>
        <w:r>
          <w:rPr>
            <w:i/>
            <w:iCs/>
          </w:rPr>
          <w:t>Ecol</w:t>
        </w:r>
        <w:proofErr w:type="spellEnd"/>
        <w:r>
          <w:t xml:space="preserve"> </w:t>
        </w:r>
        <w:r>
          <w:rPr>
            <w:b/>
            <w:bCs/>
          </w:rPr>
          <w:t>16</w:t>
        </w:r>
        <w:r>
          <w:t>,</w:t>
        </w:r>
      </w:ins>
      <w:r>
        <w:t xml:space="preserve"> 19–25.</w:t>
      </w:r>
    </w:p>
    <w:p w14:paraId="0AC20AC1" w14:textId="77777777" w:rsidR="0034683D" w:rsidRDefault="00000000">
      <w:pPr>
        <w:pStyle w:val="Bibliography"/>
      </w:pPr>
      <w:bookmarkStart w:id="343" w:name="ref-lande1980a"/>
      <w:bookmarkEnd w:id="339"/>
      <w:r>
        <w:t xml:space="preserve">Lande, R., 1980. The genetic covariance between characters maintained by pleiotropic mutations. </w:t>
      </w:r>
      <w:r>
        <w:rPr>
          <w:i/>
          <w:iCs/>
        </w:rPr>
        <w:t>Genetics</w:t>
      </w:r>
      <w:r>
        <w:t xml:space="preserve"> </w:t>
      </w:r>
      <w:r>
        <w:rPr>
          <w:b/>
          <w:bCs/>
        </w:rPr>
        <w:t>94</w:t>
      </w:r>
      <w:r>
        <w:t>, 203–215.</w:t>
      </w:r>
    </w:p>
    <w:p w14:paraId="51234470" w14:textId="77777777" w:rsidR="0034683D" w:rsidRDefault="00000000">
      <w:pPr>
        <w:pStyle w:val="Bibliography"/>
      </w:pPr>
      <w:bookmarkStart w:id="344" w:name="ref-lessells1987"/>
      <w:bookmarkEnd w:id="343"/>
      <w:r>
        <w:t xml:space="preserve">Lessells, C., Boag, P.T., 1987. Unrepeatable repeatabilities: A common mistake. </w:t>
      </w:r>
      <w:del w:id="345" w:author="Author" w:date="2026-03-24T10:23:00Z" w16du:dateUtc="2026-03-24T14:23:00Z">
        <w:r w:rsidR="00DA325B">
          <w:rPr>
            <w:i/>
            <w:iCs/>
          </w:rPr>
          <w:delText xml:space="preserve">The </w:delText>
        </w:r>
      </w:del>
      <w:r>
        <w:rPr>
          <w:i/>
          <w:iCs/>
        </w:rPr>
        <w:t>Auk</w:t>
      </w:r>
      <w:r>
        <w:t xml:space="preserve"> </w:t>
      </w:r>
      <w:r>
        <w:rPr>
          <w:b/>
          <w:bCs/>
        </w:rPr>
        <w:t>104</w:t>
      </w:r>
      <w:r>
        <w:t>, 116–121.</w:t>
      </w:r>
    </w:p>
    <w:p w14:paraId="51054A9D" w14:textId="77777777" w:rsidR="0034683D" w:rsidRDefault="00000000">
      <w:pPr>
        <w:pStyle w:val="Bibliography"/>
      </w:pPr>
      <w:bookmarkStart w:id="346" w:name="ref-mcnamara1996"/>
      <w:bookmarkEnd w:id="344"/>
      <w:r>
        <w:t xml:space="preserve">McNamara, J.M., Houston, A.I., 1996. State-dependent life histories. </w:t>
      </w:r>
      <w:r>
        <w:rPr>
          <w:i/>
          <w:iCs/>
        </w:rPr>
        <w:t>Nature</w:t>
      </w:r>
      <w:r>
        <w:t xml:space="preserve"> </w:t>
      </w:r>
      <w:r>
        <w:rPr>
          <w:b/>
          <w:bCs/>
        </w:rPr>
        <w:t>380</w:t>
      </w:r>
      <w:r>
        <w:t>, 215–221.</w:t>
      </w:r>
    </w:p>
    <w:p w14:paraId="530C3F47" w14:textId="77777777" w:rsidR="0034683D" w:rsidRDefault="00000000">
      <w:pPr>
        <w:pStyle w:val="Bibliography"/>
      </w:pPr>
      <w:bookmarkStart w:id="347" w:name="ref-meunier2024"/>
      <w:bookmarkEnd w:id="346"/>
      <w:r>
        <w:t>Meunier, J., 2024. The biology and social life of earwigs (</w:t>
      </w:r>
      <w:del w:id="348" w:author="Author" w:date="2026-03-24T10:23:00Z" w16du:dateUtc="2026-03-24T14:23:00Z">
        <w:r w:rsidR="00DA325B">
          <w:delText>dermaptera</w:delText>
        </w:r>
      </w:del>
      <w:ins w:id="349" w:author="Author" w:date="2026-03-24T10:23:00Z" w16du:dateUtc="2026-03-24T14:23:00Z">
        <w:r>
          <w:t>Dermaptera</w:t>
        </w:r>
      </w:ins>
      <w:r>
        <w:t xml:space="preserve">). </w:t>
      </w:r>
      <w:r>
        <w:rPr>
          <w:i/>
          <w:iCs/>
        </w:rPr>
        <w:t>Annu Rev Entomol</w:t>
      </w:r>
      <w:r>
        <w:t xml:space="preserve"> </w:t>
      </w:r>
      <w:r>
        <w:rPr>
          <w:b/>
          <w:bCs/>
        </w:rPr>
        <w:t>69</w:t>
      </w:r>
      <w:r>
        <w:t>, 259–276.</w:t>
      </w:r>
    </w:p>
    <w:p w14:paraId="17E46342" w14:textId="77777777" w:rsidR="0034683D" w:rsidRDefault="00000000">
      <w:pPr>
        <w:pStyle w:val="Bibliography"/>
      </w:pPr>
      <w:bookmarkStart w:id="350" w:name="ref-nakagawa2017"/>
      <w:bookmarkEnd w:id="347"/>
      <w:r>
        <w:t>Nakagawa, S., Johnson, P.C.D., Schielzeth, H., 2017. The coefficient of determination r</w:t>
      </w:r>
      <w:r>
        <w:rPr>
          <w:vertAlign w:val="superscript"/>
        </w:rPr>
        <w:t>2</w:t>
      </w:r>
      <w:r>
        <w:t xml:space="preserve"> and intra-class correlation coefficient from generalized linear mixed-effects models revisited and expanded. </w:t>
      </w:r>
      <w:r>
        <w:rPr>
          <w:i/>
          <w:iCs/>
        </w:rPr>
        <w:t>J R Soc Interface</w:t>
      </w:r>
      <w:r>
        <w:t xml:space="preserve"> </w:t>
      </w:r>
      <w:r>
        <w:rPr>
          <w:b/>
          <w:bCs/>
        </w:rPr>
        <w:t>14</w:t>
      </w:r>
      <w:r>
        <w:t>, 20170213.</w:t>
      </w:r>
    </w:p>
    <w:p w14:paraId="2FC09400" w14:textId="77777777" w:rsidR="0034683D" w:rsidRDefault="00000000">
      <w:pPr>
        <w:pStyle w:val="Bibliography"/>
      </w:pPr>
      <w:bookmarkStart w:id="351" w:name="ref-nakagawa2013"/>
      <w:bookmarkEnd w:id="350"/>
      <w:r>
        <w:t xml:space="preserve">Nakagawa, S., Schielzeth, H., 2013. A general and simple method for obtaining R2 from generalized linear mixed‐effects models. </w:t>
      </w:r>
      <w:r>
        <w:rPr>
          <w:i/>
          <w:iCs/>
        </w:rPr>
        <w:t>Methods Ecol Evol</w:t>
      </w:r>
      <w:r>
        <w:t xml:space="preserve"> </w:t>
      </w:r>
      <w:r>
        <w:rPr>
          <w:b/>
          <w:bCs/>
        </w:rPr>
        <w:t>4</w:t>
      </w:r>
      <w:r>
        <w:t>, 133–142.</w:t>
      </w:r>
    </w:p>
    <w:p w14:paraId="09FA803F" w14:textId="77777777" w:rsidR="0034683D" w:rsidRDefault="00000000">
      <w:pPr>
        <w:pStyle w:val="Bibliography"/>
      </w:pPr>
      <w:bookmarkStart w:id="352" w:name="ref-nakagawa2010"/>
      <w:bookmarkEnd w:id="351"/>
      <w:r>
        <w:t xml:space="preserve">Nakagawa, S., Schielzeth, H., 2010. Repeatability for </w:t>
      </w:r>
      <w:del w:id="353" w:author="Author" w:date="2026-03-24T10:23:00Z" w16du:dateUtc="2026-03-24T14:23:00Z">
        <w:r w:rsidR="00DA325B">
          <w:delText>gaussian</w:delText>
        </w:r>
      </w:del>
      <w:ins w:id="354" w:author="Author" w:date="2026-03-24T10:23:00Z" w16du:dateUtc="2026-03-24T14:23:00Z">
        <w:r>
          <w:t>Gaussian</w:t>
        </w:r>
      </w:ins>
      <w:r>
        <w:t xml:space="preserve"> and non-</w:t>
      </w:r>
      <w:del w:id="355" w:author="Author" w:date="2026-03-24T10:23:00Z" w16du:dateUtc="2026-03-24T14:23:00Z">
        <w:r w:rsidR="00DA325B">
          <w:delText>gaussian</w:delText>
        </w:r>
      </w:del>
      <w:ins w:id="356" w:author="Author" w:date="2026-03-24T10:23:00Z" w16du:dateUtc="2026-03-24T14:23:00Z">
        <w:r>
          <w:t>Gaussian</w:t>
        </w:r>
      </w:ins>
      <w:r>
        <w:t xml:space="preserve"> data: A practical guide for biologists. </w:t>
      </w:r>
      <w:r>
        <w:rPr>
          <w:i/>
          <w:iCs/>
        </w:rPr>
        <w:t>Biol Rev Camb Philos Soc</w:t>
      </w:r>
      <w:r>
        <w:t xml:space="preserve"> </w:t>
      </w:r>
      <w:r>
        <w:rPr>
          <w:b/>
          <w:bCs/>
        </w:rPr>
        <w:t>85</w:t>
      </w:r>
      <w:r>
        <w:t>, 935–956.</w:t>
      </w:r>
    </w:p>
    <w:p w14:paraId="6A16A5DC" w14:textId="77777777" w:rsidR="0034683D" w:rsidRDefault="00000000">
      <w:pPr>
        <w:pStyle w:val="Bibliography"/>
      </w:pPr>
      <w:bookmarkStart w:id="357" w:name="ref-parker1982"/>
      <w:bookmarkEnd w:id="352"/>
      <w:r>
        <w:t xml:space="preserve">Parker, G.A., 1982. Why are there so many tiny sperm? Sperm competition and the maintenance of two sexes. </w:t>
      </w:r>
      <w:r>
        <w:rPr>
          <w:i/>
          <w:iCs/>
        </w:rPr>
        <w:t>J Theor Biol</w:t>
      </w:r>
      <w:r>
        <w:t xml:space="preserve"> </w:t>
      </w:r>
      <w:r>
        <w:rPr>
          <w:b/>
          <w:bCs/>
        </w:rPr>
        <w:t>96</w:t>
      </w:r>
      <w:r>
        <w:t>, 281–294.</w:t>
      </w:r>
    </w:p>
    <w:p w14:paraId="01E5D2E0" w14:textId="77777777" w:rsidR="0034683D" w:rsidRDefault="00000000">
      <w:pPr>
        <w:pStyle w:val="Bibliography"/>
      </w:pPr>
      <w:bookmarkStart w:id="358" w:name="ref-peig2010"/>
      <w:bookmarkEnd w:id="357"/>
      <w:r>
        <w:t xml:space="preserve">Peig, J., Green, A.J., 2010. The paradigm of body condition: A critical reappraisal of current methods based on mass and length. </w:t>
      </w:r>
      <w:r>
        <w:rPr>
          <w:i/>
          <w:iCs/>
        </w:rPr>
        <w:t>Funct Ecol</w:t>
      </w:r>
      <w:r>
        <w:t xml:space="preserve"> </w:t>
      </w:r>
      <w:r>
        <w:rPr>
          <w:b/>
          <w:bCs/>
        </w:rPr>
        <w:t>24</w:t>
      </w:r>
      <w:r>
        <w:t>, 1323–1332.</w:t>
      </w:r>
    </w:p>
    <w:p w14:paraId="68D788B4" w14:textId="77777777" w:rsidR="0034683D" w:rsidRDefault="00000000">
      <w:pPr>
        <w:pStyle w:val="Bibliography"/>
      </w:pPr>
      <w:bookmarkStart w:id="359" w:name="ref-peig2009"/>
      <w:bookmarkEnd w:id="358"/>
      <w:r>
        <w:t xml:space="preserve">Peig, J., Green, A.J., 2009. New perspectives for estimating body condition from mass/length data: The scaled mass index as an alternative method. </w:t>
      </w:r>
      <w:r>
        <w:rPr>
          <w:i/>
          <w:iCs/>
        </w:rPr>
        <w:t>Oikos</w:t>
      </w:r>
      <w:r>
        <w:t xml:space="preserve"> </w:t>
      </w:r>
      <w:r>
        <w:rPr>
          <w:b/>
          <w:bCs/>
        </w:rPr>
        <w:t>118</w:t>
      </w:r>
      <w:r>
        <w:t>, 1883–1891.</w:t>
      </w:r>
    </w:p>
    <w:p w14:paraId="2FA45D7A" w14:textId="77777777" w:rsidR="0034683D" w:rsidRDefault="00000000">
      <w:pPr>
        <w:pStyle w:val="Bibliography"/>
      </w:pPr>
      <w:bookmarkStart w:id="360" w:name="ref-vandepol2009"/>
      <w:bookmarkEnd w:id="359"/>
      <w:r>
        <w:t xml:space="preserve">Pol, M. van de, Wright, J., 2009. A simple method for distinguishing within- versus between-subject effects using mixed models. </w:t>
      </w:r>
      <w:r>
        <w:rPr>
          <w:i/>
          <w:iCs/>
        </w:rPr>
        <w:t>Anim Behav</w:t>
      </w:r>
      <w:r>
        <w:t xml:space="preserve"> </w:t>
      </w:r>
      <w:r>
        <w:rPr>
          <w:b/>
          <w:bCs/>
        </w:rPr>
        <w:t>77</w:t>
      </w:r>
      <w:r>
        <w:t>, 753–758.</w:t>
      </w:r>
    </w:p>
    <w:p w14:paraId="4FA2D402" w14:textId="77777777" w:rsidR="0034683D" w:rsidRDefault="00000000">
      <w:pPr>
        <w:pStyle w:val="Bibliography"/>
      </w:pPr>
      <w:bookmarkStart w:id="361" w:name="ref-r2013"/>
      <w:bookmarkEnd w:id="360"/>
      <w:r>
        <w:t>R Core Team, 2025. R: A language and environment for statistical computing.</w:t>
      </w:r>
    </w:p>
    <w:p w14:paraId="34AC1D87" w14:textId="77777777" w:rsidR="0034683D" w:rsidRDefault="00000000">
      <w:pPr>
        <w:pStyle w:val="Bibliography"/>
      </w:pPr>
      <w:bookmarkStart w:id="362" w:name="ref-reznick2000"/>
      <w:bookmarkEnd w:id="361"/>
      <w:r>
        <w:t xml:space="preserve">Reznick, D., Nunney, L., Tessier, A., 2000. Big houses, big cars, superfleas and the costs of reproduction. </w:t>
      </w:r>
      <w:r>
        <w:rPr>
          <w:i/>
          <w:iCs/>
        </w:rPr>
        <w:t>Trends Ecol Evol</w:t>
      </w:r>
      <w:r>
        <w:t xml:space="preserve"> </w:t>
      </w:r>
      <w:r>
        <w:rPr>
          <w:b/>
          <w:bCs/>
        </w:rPr>
        <w:t>15</w:t>
      </w:r>
      <w:r>
        <w:t>, 421–425.</w:t>
      </w:r>
    </w:p>
    <w:p w14:paraId="49F5A4DA" w14:textId="77777777" w:rsidR="0034683D" w:rsidRDefault="00000000">
      <w:pPr>
        <w:pStyle w:val="Bibliography"/>
      </w:pPr>
      <w:bookmarkStart w:id="363" w:name="ref-ricklefs2002"/>
      <w:bookmarkEnd w:id="362"/>
      <w:r>
        <w:t xml:space="preserve">Ricklefs, R.E., Wikelski, M., 2002. The physiology/life-history nexus. </w:t>
      </w:r>
      <w:r>
        <w:rPr>
          <w:i/>
          <w:iCs/>
        </w:rPr>
        <w:t>Trends Ecol Evol</w:t>
      </w:r>
      <w:r>
        <w:t xml:space="preserve"> </w:t>
      </w:r>
      <w:r>
        <w:rPr>
          <w:b/>
          <w:bCs/>
        </w:rPr>
        <w:t>17</w:t>
      </w:r>
      <w:r>
        <w:t>, 462–468.</w:t>
      </w:r>
    </w:p>
    <w:p w14:paraId="6FC20CBE" w14:textId="77777777" w:rsidR="0034683D" w:rsidRDefault="00000000">
      <w:pPr>
        <w:pStyle w:val="Bibliography"/>
      </w:pPr>
      <w:bookmarkStart w:id="364" w:name="ref-roff1992a"/>
      <w:bookmarkEnd w:id="363"/>
      <w:r>
        <w:lastRenderedPageBreak/>
        <w:t>Roff, D., 1992. Evolution of Life Histories: Theory and Analysis. Chapman &amp; Hall, Inc., New York, NY.</w:t>
      </w:r>
    </w:p>
    <w:p w14:paraId="026FD528" w14:textId="77777777" w:rsidR="0034683D" w:rsidRDefault="00000000">
      <w:pPr>
        <w:pStyle w:val="Bibliography"/>
      </w:pPr>
      <w:bookmarkStart w:id="365" w:name="ref-roff2007a"/>
      <w:bookmarkEnd w:id="364"/>
      <w:r>
        <w:t xml:space="preserve">Roff, D.A., Fairbairn, D.J., 2007. The evolution of trade-offs: Where are we? </w:t>
      </w:r>
      <w:r>
        <w:rPr>
          <w:i/>
          <w:iCs/>
        </w:rPr>
        <w:t>J Evol Biol</w:t>
      </w:r>
      <w:r>
        <w:t xml:space="preserve"> </w:t>
      </w:r>
      <w:r>
        <w:rPr>
          <w:b/>
          <w:bCs/>
        </w:rPr>
        <w:t>20</w:t>
      </w:r>
      <w:r>
        <w:t>, 433–447.</w:t>
      </w:r>
    </w:p>
    <w:p w14:paraId="175103E0" w14:textId="77777777" w:rsidR="0034683D" w:rsidRDefault="00000000">
      <w:pPr>
        <w:pStyle w:val="Bibliography"/>
      </w:pPr>
      <w:bookmarkStart w:id="366" w:name="ref-schindelin2012"/>
      <w:bookmarkEnd w:id="365"/>
      <w:r>
        <w:t xml:space="preserve">Schindelin, J., Arganda-Carreras, I., Frise, E., Kaynig, V., Longair, M., Pietzsch, T., Preibisch, S., Rueden, C., Saalfeld, S., Schmid, B., Tinevez, J.-Y., White, D.J., Hartenstein, V., Eliceiri, K., Tomancak, P., Cardona, A., 2012. Fiji: An open-source platform for biological-image analysis. </w:t>
      </w:r>
      <w:r>
        <w:rPr>
          <w:i/>
          <w:iCs/>
        </w:rPr>
        <w:t xml:space="preserve">Nat </w:t>
      </w:r>
      <w:del w:id="367" w:author="Author" w:date="2026-03-24T10:23:00Z" w16du:dateUtc="2026-03-24T14:23:00Z">
        <w:r w:rsidR="00DA325B">
          <w:rPr>
            <w:i/>
            <w:iCs/>
          </w:rPr>
          <w:delText>Methods</w:delText>
        </w:r>
      </w:del>
      <w:ins w:id="368" w:author="Author" w:date="2026-03-24T10:23:00Z" w16du:dateUtc="2026-03-24T14:23:00Z">
        <w:r>
          <w:rPr>
            <w:i/>
            <w:iCs/>
          </w:rPr>
          <w:t>Method</w:t>
        </w:r>
      </w:ins>
      <w:r>
        <w:t xml:space="preserve"> </w:t>
      </w:r>
      <w:r>
        <w:rPr>
          <w:b/>
          <w:bCs/>
        </w:rPr>
        <w:t>9</w:t>
      </w:r>
      <w:r>
        <w:t>, 676–682.</w:t>
      </w:r>
    </w:p>
    <w:p w14:paraId="1A0E5F87" w14:textId="77777777" w:rsidR="0034683D" w:rsidRDefault="00000000">
      <w:pPr>
        <w:pStyle w:val="Bibliography"/>
      </w:pPr>
      <w:bookmarkStart w:id="369" w:name="ref-simpson1951"/>
      <w:bookmarkEnd w:id="366"/>
      <w:r>
        <w:t xml:space="preserve">Simpson, E.H., 1951. The interpretation of interaction in contingency tables. </w:t>
      </w:r>
      <w:del w:id="370" w:author="Author" w:date="2026-03-24T10:23:00Z" w16du:dateUtc="2026-03-24T14:23:00Z">
        <w:r w:rsidR="00DA325B">
          <w:rPr>
            <w:i/>
            <w:iCs/>
          </w:rPr>
          <w:delText>Journal of the Royal Statistical Society: Series</w:delText>
        </w:r>
      </w:del>
      <w:ins w:id="371" w:author="Author" w:date="2026-03-24T10:23:00Z" w16du:dateUtc="2026-03-24T14:23:00Z">
        <w:r>
          <w:rPr>
            <w:i/>
            <w:iCs/>
          </w:rPr>
          <w:t>J. R. Stat. Soc. Ser.</w:t>
        </w:r>
      </w:ins>
      <w:r>
        <w:rPr>
          <w:i/>
          <w:iCs/>
        </w:rPr>
        <w:t xml:space="preserve"> B </w:t>
      </w:r>
      <w:del w:id="372" w:author="Author" w:date="2026-03-24T10:23:00Z" w16du:dateUtc="2026-03-24T14:23:00Z">
        <w:r w:rsidR="00DA325B">
          <w:rPr>
            <w:i/>
            <w:iCs/>
          </w:rPr>
          <w:delText>(Methodological)</w:delText>
        </w:r>
      </w:del>
      <w:ins w:id="373" w:author="Author" w:date="2026-03-24T10:23:00Z" w16du:dateUtc="2026-03-24T14:23:00Z">
        <w:r>
          <w:rPr>
            <w:i/>
            <w:iCs/>
          </w:rPr>
          <w:t xml:space="preserve">Stat. </w:t>
        </w:r>
        <w:proofErr w:type="spellStart"/>
        <w:r>
          <w:rPr>
            <w:i/>
            <w:iCs/>
          </w:rPr>
          <w:t>Methodol</w:t>
        </w:r>
        <w:proofErr w:type="spellEnd"/>
        <w:r>
          <w:rPr>
            <w:i/>
            <w:iCs/>
          </w:rPr>
          <w:t>.</w:t>
        </w:r>
      </w:ins>
      <w:r>
        <w:t xml:space="preserve"> </w:t>
      </w:r>
      <w:r>
        <w:rPr>
          <w:b/>
          <w:bCs/>
        </w:rPr>
        <w:t>13</w:t>
      </w:r>
      <w:r>
        <w:t>, 238–241.</w:t>
      </w:r>
    </w:p>
    <w:p w14:paraId="34737C89" w14:textId="77777777" w:rsidR="0034683D" w:rsidRDefault="00000000">
      <w:pPr>
        <w:pStyle w:val="Bibliography"/>
      </w:pPr>
      <w:bookmarkStart w:id="374" w:name="ref-smith1974"/>
      <w:bookmarkEnd w:id="369"/>
      <w:r>
        <w:t xml:space="preserve">Smith, C.C., Fretwell, S.D., 1974. The optimal balance between size and number of offspring. </w:t>
      </w:r>
      <w:r>
        <w:rPr>
          <w:i/>
          <w:iCs/>
        </w:rPr>
        <w:t>Am Nat</w:t>
      </w:r>
      <w:r>
        <w:t xml:space="preserve"> </w:t>
      </w:r>
      <w:r>
        <w:rPr>
          <w:b/>
          <w:bCs/>
        </w:rPr>
        <w:t>108</w:t>
      </w:r>
      <w:r>
        <w:t>, 499–506.</w:t>
      </w:r>
    </w:p>
    <w:p w14:paraId="4D7D59FA" w14:textId="77777777" w:rsidR="0034683D" w:rsidRDefault="00000000">
      <w:pPr>
        <w:pStyle w:val="Bibliography"/>
      </w:pPr>
      <w:bookmarkStart w:id="375" w:name="ref-staerkle2008"/>
      <w:bookmarkEnd w:id="374"/>
      <w:r>
        <w:t>Staerkle, M., Kölliker, M., 2008. Maternal food regurgitation to nymphs in earwigs (</w:t>
      </w:r>
      <w:proofErr w:type="spellStart"/>
      <w:del w:id="376" w:author="Author" w:date="2026-03-24T10:23:00Z" w16du:dateUtc="2026-03-24T14:23:00Z">
        <w:r w:rsidR="00DA325B">
          <w:rPr>
            <w:i/>
            <w:iCs/>
          </w:rPr>
          <w:delText>forficula</w:delText>
        </w:r>
      </w:del>
      <w:ins w:id="377" w:author="Author" w:date="2026-03-24T10:23:00Z" w16du:dateUtc="2026-03-24T14:23:00Z">
        <w:r>
          <w:rPr>
            <w:i/>
            <w:iCs/>
          </w:rPr>
          <w:t>Forficula</w:t>
        </w:r>
      </w:ins>
      <w:proofErr w:type="spellEnd"/>
      <w:r>
        <w:rPr>
          <w:i/>
          <w:iCs/>
        </w:rPr>
        <w:t xml:space="preserve"> </w:t>
      </w:r>
      <w:proofErr w:type="spellStart"/>
      <w:r>
        <w:rPr>
          <w:i/>
          <w:iCs/>
        </w:rPr>
        <w:t>auricularia</w:t>
      </w:r>
      <w:proofErr w:type="spellEnd"/>
      <w:r>
        <w:t xml:space="preserve">). </w:t>
      </w:r>
      <w:r>
        <w:rPr>
          <w:i/>
          <w:iCs/>
        </w:rPr>
        <w:t>Ethology</w:t>
      </w:r>
      <w:r>
        <w:t xml:space="preserve"> </w:t>
      </w:r>
      <w:r>
        <w:rPr>
          <w:b/>
          <w:bCs/>
        </w:rPr>
        <w:t>114</w:t>
      </w:r>
      <w:r>
        <w:t>, 844–850.</w:t>
      </w:r>
    </w:p>
    <w:p w14:paraId="5CF1AD3A" w14:textId="77777777" w:rsidR="0034683D" w:rsidRDefault="00000000">
      <w:pPr>
        <w:pStyle w:val="Bibliography"/>
      </w:pPr>
      <w:bookmarkStart w:id="378" w:name="ref-stearns1992"/>
      <w:bookmarkEnd w:id="375"/>
      <w:r>
        <w:t>Stearns, S.C., 1992. The Evolution of Life Histories. Oxford University Press.</w:t>
      </w:r>
    </w:p>
    <w:p w14:paraId="3E8F6901" w14:textId="77777777" w:rsidR="0034683D" w:rsidRDefault="00000000">
      <w:pPr>
        <w:pStyle w:val="Bibliography"/>
      </w:pPr>
      <w:bookmarkStart w:id="379" w:name="ref-stearns1989"/>
      <w:bookmarkEnd w:id="378"/>
      <w:r>
        <w:t xml:space="preserve">Stearns, S.C., 1989. Trade-offs in life-history evolution. </w:t>
      </w:r>
      <w:r>
        <w:rPr>
          <w:i/>
          <w:iCs/>
        </w:rPr>
        <w:t>Funct Ecol</w:t>
      </w:r>
      <w:r>
        <w:t xml:space="preserve"> </w:t>
      </w:r>
      <w:r>
        <w:rPr>
          <w:b/>
          <w:bCs/>
        </w:rPr>
        <w:t>3</w:t>
      </w:r>
      <w:r>
        <w:t>, 259–268.</w:t>
      </w:r>
    </w:p>
    <w:p w14:paraId="1EBC2A86" w14:textId="77777777" w:rsidR="0034683D" w:rsidRDefault="00000000">
      <w:pPr>
        <w:pStyle w:val="Bibliography"/>
      </w:pPr>
      <w:bookmarkStart w:id="380" w:name="ref-stoffel2017"/>
      <w:bookmarkEnd w:id="379"/>
      <w:r>
        <w:t xml:space="preserve">Stoffel, M.A., Nakagawa, S., Schielzeth, H., 2017. RptR: Repeatability estimation and variance decomposition by generalized linear mixed‐effects models. </w:t>
      </w:r>
      <w:r>
        <w:rPr>
          <w:i/>
          <w:iCs/>
        </w:rPr>
        <w:t>Methods Ecol Evol</w:t>
      </w:r>
      <w:r>
        <w:t xml:space="preserve"> </w:t>
      </w:r>
      <w:r>
        <w:rPr>
          <w:b/>
          <w:bCs/>
        </w:rPr>
        <w:t>8</w:t>
      </w:r>
      <w:r>
        <w:t>, 1639–1644.</w:t>
      </w:r>
    </w:p>
    <w:p w14:paraId="33B82462" w14:textId="77777777" w:rsidR="0034683D" w:rsidRDefault="00000000">
      <w:pPr>
        <w:pStyle w:val="Bibliography"/>
      </w:pPr>
      <w:bookmarkStart w:id="381" w:name="ref-tourneur2018"/>
      <w:bookmarkEnd w:id="380"/>
      <w:r>
        <w:t xml:space="preserve">Tourneur, J.-C., 2018. Factors affecting the egg-laying pattern of </w:t>
      </w:r>
      <w:del w:id="382" w:author="Author" w:date="2026-03-24T10:23:00Z" w16du:dateUtc="2026-03-24T14:23:00Z">
        <w:r w:rsidR="00DA325B">
          <w:rPr>
            <w:i/>
            <w:iCs/>
          </w:rPr>
          <w:delText>forficula</w:delText>
        </w:r>
      </w:del>
      <w:proofErr w:type="spellStart"/>
      <w:ins w:id="383" w:author="Author" w:date="2026-03-24T10:23:00Z" w16du:dateUtc="2026-03-24T14:23:00Z">
        <w:r>
          <w:rPr>
            <w:i/>
            <w:iCs/>
          </w:rPr>
          <w:t>Forficula</w:t>
        </w:r>
      </w:ins>
      <w:proofErr w:type="spellEnd"/>
      <w:r>
        <w:rPr>
          <w:i/>
          <w:iCs/>
        </w:rPr>
        <w:t xml:space="preserve"> </w:t>
      </w:r>
      <w:proofErr w:type="spellStart"/>
      <w:r>
        <w:rPr>
          <w:i/>
          <w:iCs/>
        </w:rPr>
        <w:t>auricularia</w:t>
      </w:r>
      <w:proofErr w:type="spellEnd"/>
      <w:r>
        <w:t xml:space="preserve"> (</w:t>
      </w:r>
      <w:del w:id="384" w:author="Author" w:date="2026-03-24T10:23:00Z" w16du:dateUtc="2026-03-24T14:23:00Z">
        <w:r w:rsidR="00DA325B">
          <w:delText>dermaptera</w:delText>
        </w:r>
      </w:del>
      <w:ins w:id="385" w:author="Author" w:date="2026-03-24T10:23:00Z" w16du:dateUtc="2026-03-24T14:23:00Z">
        <w:r>
          <w:t>Dermaptera</w:t>
        </w:r>
      </w:ins>
      <w:r>
        <w:t xml:space="preserve">: </w:t>
      </w:r>
      <w:proofErr w:type="spellStart"/>
      <w:r>
        <w:t>Forficulidae</w:t>
      </w:r>
      <w:proofErr w:type="spellEnd"/>
      <w:r>
        <w:t xml:space="preserve">) in three climatologically different zones of </w:t>
      </w:r>
      <w:del w:id="386" w:author="Author" w:date="2026-03-24T10:23:00Z" w16du:dateUtc="2026-03-24T14:23:00Z">
        <w:r w:rsidR="00DA325B">
          <w:delText xml:space="preserve">north america. </w:delText>
        </w:r>
        <w:r w:rsidR="00DA325B">
          <w:rPr>
            <w:i/>
            <w:iCs/>
          </w:rPr>
          <w:delText>The Canadian Entomologist</w:delText>
        </w:r>
      </w:del>
      <w:ins w:id="387" w:author="Author" w:date="2026-03-24T10:23:00Z" w16du:dateUtc="2026-03-24T14:23:00Z">
        <w:r>
          <w:t xml:space="preserve">North America. </w:t>
        </w:r>
        <w:r>
          <w:rPr>
            <w:i/>
            <w:iCs/>
          </w:rPr>
          <w:t xml:space="preserve">Can </w:t>
        </w:r>
        <w:proofErr w:type="spellStart"/>
        <w:r>
          <w:rPr>
            <w:i/>
            <w:iCs/>
          </w:rPr>
          <w:t>Entomol</w:t>
        </w:r>
      </w:ins>
      <w:proofErr w:type="spellEnd"/>
      <w:r>
        <w:t xml:space="preserve"> </w:t>
      </w:r>
      <w:r>
        <w:rPr>
          <w:b/>
          <w:bCs/>
        </w:rPr>
        <w:t>150</w:t>
      </w:r>
      <w:r>
        <w:t>, 511–519.</w:t>
      </w:r>
    </w:p>
    <w:p w14:paraId="3A5884F1" w14:textId="77777777" w:rsidR="0034683D" w:rsidRDefault="00000000">
      <w:pPr>
        <w:pStyle w:val="Bibliography"/>
      </w:pPr>
      <w:bookmarkStart w:id="388" w:name="ref-tourneur1992"/>
      <w:bookmarkEnd w:id="381"/>
      <w:r>
        <w:t>Tourneur, J.-C., Gingras, J., 1992. Egg laying in a northeastern North American (</w:t>
      </w:r>
      <w:del w:id="389" w:author="Author" w:date="2026-03-24T10:23:00Z" w16du:dateUtc="2026-03-24T14:23:00Z">
        <w:r w:rsidR="00DA325B">
          <w:delText>montréal, québec</w:delText>
        </w:r>
      </w:del>
      <w:ins w:id="390" w:author="Author" w:date="2026-03-24T10:23:00Z" w16du:dateUtc="2026-03-24T14:23:00Z">
        <w:r>
          <w:t>Montréal, Québec</w:t>
        </w:r>
      </w:ins>
      <w:r>
        <w:t xml:space="preserve">) population of </w:t>
      </w:r>
      <w:del w:id="391" w:author="Author" w:date="2026-03-24T10:23:00Z" w16du:dateUtc="2026-03-24T14:23:00Z">
        <w:r w:rsidR="00DA325B">
          <w:rPr>
            <w:i/>
            <w:iCs/>
          </w:rPr>
          <w:delText>forficula</w:delText>
        </w:r>
      </w:del>
      <w:proofErr w:type="spellStart"/>
      <w:ins w:id="392" w:author="Author" w:date="2026-03-24T10:23:00Z" w16du:dateUtc="2026-03-24T14:23:00Z">
        <w:r>
          <w:rPr>
            <w:i/>
            <w:iCs/>
          </w:rPr>
          <w:t>Forficula</w:t>
        </w:r>
      </w:ins>
      <w:proofErr w:type="spellEnd"/>
      <w:r>
        <w:rPr>
          <w:i/>
          <w:iCs/>
        </w:rPr>
        <w:t xml:space="preserve"> </w:t>
      </w:r>
      <w:proofErr w:type="spellStart"/>
      <w:r>
        <w:rPr>
          <w:i/>
          <w:iCs/>
        </w:rPr>
        <w:t>auricularia</w:t>
      </w:r>
      <w:proofErr w:type="spellEnd"/>
      <w:r>
        <w:t xml:space="preserve"> </w:t>
      </w:r>
      <w:del w:id="393" w:author="Author" w:date="2026-03-24T10:23:00Z" w16du:dateUtc="2026-03-24T14:23:00Z">
        <w:r w:rsidR="00DA325B">
          <w:delText>l</w:delText>
        </w:r>
      </w:del>
      <w:ins w:id="394" w:author="Author" w:date="2026-03-24T10:23:00Z" w16du:dateUtc="2026-03-24T14:23:00Z">
        <w:r>
          <w:t>L</w:t>
        </w:r>
      </w:ins>
      <w:r>
        <w:t xml:space="preserve">. (Dermaptera: Forficulidae). </w:t>
      </w:r>
      <w:del w:id="395" w:author="Author" w:date="2026-03-24T10:23:00Z" w16du:dateUtc="2026-03-24T14:23:00Z">
        <w:r w:rsidR="00DA325B">
          <w:rPr>
            <w:i/>
            <w:iCs/>
          </w:rPr>
          <w:delText>The Canadian Entomologist</w:delText>
        </w:r>
      </w:del>
      <w:ins w:id="396" w:author="Author" w:date="2026-03-24T10:23:00Z" w16du:dateUtc="2026-03-24T14:23:00Z">
        <w:r>
          <w:rPr>
            <w:i/>
            <w:iCs/>
          </w:rPr>
          <w:t xml:space="preserve">Can </w:t>
        </w:r>
        <w:proofErr w:type="spellStart"/>
        <w:r>
          <w:rPr>
            <w:i/>
            <w:iCs/>
          </w:rPr>
          <w:t>Entomol</w:t>
        </w:r>
      </w:ins>
      <w:proofErr w:type="spellEnd"/>
      <w:r>
        <w:t xml:space="preserve"> </w:t>
      </w:r>
      <w:r>
        <w:rPr>
          <w:b/>
          <w:bCs/>
        </w:rPr>
        <w:t>124</w:t>
      </w:r>
      <w:r>
        <w:t>, 1055–1061.</w:t>
      </w:r>
    </w:p>
    <w:p w14:paraId="70F0D402" w14:textId="77777777" w:rsidR="0034683D" w:rsidRDefault="00000000">
      <w:pPr>
        <w:pStyle w:val="Bibliography"/>
      </w:pPr>
      <w:bookmarkStart w:id="397" w:name="ref-vannoordwijk1986"/>
      <w:bookmarkEnd w:id="388"/>
      <w:r>
        <w:t xml:space="preserve">Van Noordwijk, A.J., Jong, G. de, 1986. Acquisition and allocation of resources: Their influence on variation in life history tactics. </w:t>
      </w:r>
      <w:r>
        <w:rPr>
          <w:i/>
          <w:iCs/>
        </w:rPr>
        <w:t>Am Nat</w:t>
      </w:r>
      <w:r>
        <w:t xml:space="preserve"> </w:t>
      </w:r>
      <w:r>
        <w:rPr>
          <w:b/>
          <w:bCs/>
        </w:rPr>
        <w:t>128</w:t>
      </w:r>
      <w:r>
        <w:t>, 137–142.</w:t>
      </w:r>
    </w:p>
    <w:p w14:paraId="20E905F2" w14:textId="77777777" w:rsidR="006F08C1" w:rsidRDefault="00DA325B">
      <w:pPr>
        <w:pStyle w:val="Bibliography"/>
        <w:rPr>
          <w:del w:id="398" w:author="Author" w:date="2026-03-24T10:23:00Z" w16du:dateUtc="2026-03-24T14:23:00Z"/>
        </w:rPr>
      </w:pPr>
      <w:bookmarkStart w:id="399" w:name="ref-devillemereuil2013"/>
      <w:del w:id="400" w:author="Author" w:date="2026-03-24T10:23:00Z" w16du:dateUtc="2026-03-24T14:23:00Z">
        <w:r>
          <w:delText xml:space="preserve">Villemereuil, P. de, Gimenez, O., Doligez, B., 2013. Comparing parent–offspring regression with frequentist and bayesian animal models to estimate heritability in wild populations: A simulation study for gaussian and binary traits. </w:delText>
        </w:r>
        <w:r>
          <w:rPr>
            <w:i/>
            <w:iCs/>
          </w:rPr>
          <w:delText>Methods Ecol Evol</w:delText>
        </w:r>
        <w:r>
          <w:delText xml:space="preserve"> </w:delText>
        </w:r>
        <w:r>
          <w:rPr>
            <w:b/>
            <w:bCs/>
          </w:rPr>
          <w:delText>4</w:delText>
        </w:r>
        <w:r>
          <w:delText>, 260–275.</w:delText>
        </w:r>
      </w:del>
    </w:p>
    <w:p w14:paraId="62025559" w14:textId="77777777" w:rsidR="0034683D" w:rsidRDefault="00000000">
      <w:pPr>
        <w:pStyle w:val="Bibliography"/>
      </w:pPr>
      <w:bookmarkStart w:id="401" w:name="ref-westneat2020"/>
      <w:bookmarkEnd w:id="397"/>
      <w:bookmarkEnd w:id="399"/>
      <w:proofErr w:type="spellStart"/>
      <w:r>
        <w:t>Westneat</w:t>
      </w:r>
      <w:proofErr w:type="spellEnd"/>
      <w:r>
        <w:t xml:space="preserve">, D.F., Araya-Ajoy, Y.G., Allegue, H., Class, B., Dingemanse, N., Dochtermann, N.A., Garamszegi, L.Z., Martin, J.G.A., Nakagawa, S., Réale, D., Schielzeth, H., 2020. Collision </w:t>
      </w:r>
      <w:r>
        <w:lastRenderedPageBreak/>
        <w:t xml:space="preserve">between biological process and statistical analysis revealed by mean centring. </w:t>
      </w:r>
      <w:r>
        <w:rPr>
          <w:i/>
          <w:iCs/>
        </w:rPr>
        <w:t>J Anim Ecol</w:t>
      </w:r>
      <w:r>
        <w:t xml:space="preserve"> </w:t>
      </w:r>
      <w:r>
        <w:rPr>
          <w:b/>
          <w:bCs/>
        </w:rPr>
        <w:t>89</w:t>
      </w:r>
      <w:r>
        <w:t>, 2813–2824.</w:t>
      </w:r>
    </w:p>
    <w:p w14:paraId="0E912482" w14:textId="77777777" w:rsidR="0034683D" w:rsidRDefault="00000000">
      <w:pPr>
        <w:pStyle w:val="Bibliography"/>
      </w:pPr>
      <w:bookmarkStart w:id="402" w:name="ref-wickham2016"/>
      <w:bookmarkEnd w:id="401"/>
      <w:r>
        <w:t>Wickham, H., 2016. ggplot2: Elegant graphics for data analysis. Springer, New York.</w:t>
      </w:r>
    </w:p>
    <w:p w14:paraId="7132354A" w14:textId="77777777" w:rsidR="0034683D" w:rsidRDefault="00000000">
      <w:pPr>
        <w:pStyle w:val="Bibliography"/>
      </w:pPr>
      <w:bookmarkStart w:id="403" w:name="ref-winkler1987"/>
      <w:bookmarkEnd w:id="402"/>
      <w:r>
        <w:t xml:space="preserve">Winkler, D.W., Wallin, K., 1987. Offspring size and number: A life history model linking effort per offspring and total effort. </w:t>
      </w:r>
      <w:r>
        <w:rPr>
          <w:i/>
          <w:iCs/>
        </w:rPr>
        <w:t>Am Nat</w:t>
      </w:r>
      <w:r>
        <w:t xml:space="preserve"> </w:t>
      </w:r>
      <w:r>
        <w:rPr>
          <w:b/>
          <w:bCs/>
        </w:rPr>
        <w:t>129</w:t>
      </w:r>
      <w:r>
        <w:t>, 708–720.</w:t>
      </w:r>
    </w:p>
    <w:p w14:paraId="2E333C37" w14:textId="77777777" w:rsidR="0034683D" w:rsidRDefault="00000000">
      <w:pPr>
        <w:pStyle w:val="Bibliography"/>
      </w:pPr>
      <w:bookmarkStart w:id="404" w:name="ref-zera2001a"/>
      <w:bookmarkEnd w:id="403"/>
      <w:r>
        <w:t xml:space="preserve">Zera, A.J., Harshman, L.G., 2001. The physiology of life history trade-offs in animals. </w:t>
      </w:r>
      <w:r>
        <w:rPr>
          <w:i/>
          <w:iCs/>
        </w:rPr>
        <w:t>Annu Rev Ecol Syst</w:t>
      </w:r>
      <w:r>
        <w:t xml:space="preserve"> </w:t>
      </w:r>
      <w:r>
        <w:rPr>
          <w:b/>
          <w:bCs/>
        </w:rPr>
        <w:t>32</w:t>
      </w:r>
      <w:r>
        <w:t>, 95–126.</w:t>
      </w:r>
    </w:p>
    <w:bookmarkEnd w:id="315"/>
    <w:bookmarkEnd w:id="404"/>
    <w:p w14:paraId="26840199" w14:textId="77777777" w:rsidR="00A92F26" w:rsidRDefault="00A92F26">
      <w:pPr>
        <w:pStyle w:val="BodyText"/>
        <w:rPr>
          <w:del w:id="405" w:author="Author" w:date="2026-03-24T10:23:00Z" w16du:dateUtc="2026-03-24T14:23:00Z"/>
        </w:rPr>
      </w:pPr>
    </w:p>
    <w:p w14:paraId="74ED9DA5" w14:textId="77777777" w:rsidR="00A92F26" w:rsidRDefault="00A92F26">
      <w:pPr>
        <w:pStyle w:val="BodyText"/>
        <w:rPr>
          <w:del w:id="406" w:author="Author" w:date="2026-03-24T10:23:00Z" w16du:dateUtc="2026-03-24T14:23:00Z"/>
        </w:rPr>
      </w:pPr>
    </w:p>
    <w:p w14:paraId="4247816C" w14:textId="77777777" w:rsidR="00A92F26" w:rsidRDefault="00A92F26">
      <w:pPr>
        <w:pStyle w:val="BodyText"/>
        <w:rPr>
          <w:del w:id="407" w:author="Author" w:date="2026-03-24T10:23:00Z" w16du:dateUtc="2026-03-24T14:23:00Z"/>
        </w:rPr>
      </w:pPr>
    </w:p>
    <w:p w14:paraId="3C8FBCB5" w14:textId="77777777" w:rsidR="00A92F26" w:rsidRDefault="00A92F26">
      <w:pPr>
        <w:pStyle w:val="BodyText"/>
        <w:rPr>
          <w:del w:id="408" w:author="Author" w:date="2026-03-24T10:23:00Z" w16du:dateUtc="2026-03-24T14:23:00Z"/>
        </w:rPr>
      </w:pPr>
    </w:p>
    <w:p w14:paraId="3FB58A71" w14:textId="77777777" w:rsidR="00A92F26" w:rsidRDefault="00A92F26">
      <w:pPr>
        <w:pStyle w:val="BodyText"/>
        <w:rPr>
          <w:del w:id="409" w:author="Author" w:date="2026-03-24T10:23:00Z" w16du:dateUtc="2026-03-24T14:23:00Z"/>
        </w:rPr>
      </w:pPr>
    </w:p>
    <w:p w14:paraId="4961CEEC" w14:textId="77777777" w:rsidR="00A92F26" w:rsidRDefault="00A92F26">
      <w:pPr>
        <w:pStyle w:val="BodyText"/>
        <w:rPr>
          <w:del w:id="410" w:author="Author" w:date="2026-03-24T10:23:00Z" w16du:dateUtc="2026-03-24T14:23:00Z"/>
        </w:rPr>
      </w:pPr>
    </w:p>
    <w:p w14:paraId="53574532" w14:textId="77777777" w:rsidR="00A92F26" w:rsidRDefault="00A92F26">
      <w:pPr>
        <w:pStyle w:val="BodyText"/>
        <w:rPr>
          <w:del w:id="411" w:author="Author" w:date="2026-03-24T10:23:00Z" w16du:dateUtc="2026-03-24T14:23:00Z"/>
        </w:rPr>
      </w:pPr>
    </w:p>
    <w:p w14:paraId="1FAC2CC3" w14:textId="77777777" w:rsidR="00A92F26" w:rsidRDefault="00A92F26">
      <w:pPr>
        <w:pStyle w:val="BodyText"/>
        <w:rPr>
          <w:del w:id="412" w:author="Author" w:date="2026-03-24T10:23:00Z" w16du:dateUtc="2026-03-24T14:23:00Z"/>
        </w:rPr>
      </w:pPr>
    </w:p>
    <w:p w14:paraId="1A2F6344" w14:textId="77777777" w:rsidR="00A92F26" w:rsidRDefault="00A92F26">
      <w:pPr>
        <w:pStyle w:val="BodyText"/>
        <w:rPr>
          <w:del w:id="413" w:author="Author" w:date="2026-03-24T10:23:00Z" w16du:dateUtc="2026-03-24T14:23:00Z"/>
        </w:rPr>
      </w:pPr>
    </w:p>
    <w:p w14:paraId="097B744F" w14:textId="77777777" w:rsidR="00A92F26" w:rsidRDefault="00A92F26">
      <w:pPr>
        <w:pStyle w:val="BodyText"/>
        <w:rPr>
          <w:del w:id="414" w:author="Author" w:date="2026-03-24T10:23:00Z" w16du:dateUtc="2026-03-24T14:23:00Z"/>
        </w:rPr>
      </w:pPr>
    </w:p>
    <w:p w14:paraId="66E9B74D" w14:textId="77777777" w:rsidR="00A92F26" w:rsidRDefault="00A92F26">
      <w:pPr>
        <w:pStyle w:val="BodyText"/>
        <w:rPr>
          <w:del w:id="415" w:author="Author" w:date="2026-03-24T10:23:00Z" w16du:dateUtc="2026-03-24T14:23:00Z"/>
        </w:rPr>
      </w:pPr>
    </w:p>
    <w:p w14:paraId="1EB031AF" w14:textId="77777777" w:rsidR="00A92F26" w:rsidRDefault="00A92F26">
      <w:pPr>
        <w:pStyle w:val="BodyText"/>
        <w:rPr>
          <w:del w:id="416" w:author="Author" w:date="2026-03-24T10:23:00Z" w16du:dateUtc="2026-03-24T14:23:00Z"/>
        </w:rPr>
      </w:pPr>
    </w:p>
    <w:p w14:paraId="5A234E75" w14:textId="77777777" w:rsidR="00A92F26" w:rsidRDefault="00A92F26">
      <w:pPr>
        <w:pStyle w:val="BodyText"/>
        <w:rPr>
          <w:del w:id="417" w:author="Author" w:date="2026-03-24T10:23:00Z" w16du:dateUtc="2026-03-24T14:23:00Z"/>
        </w:rPr>
      </w:pPr>
    </w:p>
    <w:p w14:paraId="0C2C4B55" w14:textId="77777777" w:rsidR="00A92F26" w:rsidRDefault="00A92F26">
      <w:pPr>
        <w:pStyle w:val="BodyText"/>
        <w:rPr>
          <w:del w:id="418" w:author="Author" w:date="2026-03-24T10:23:00Z" w16du:dateUtc="2026-03-24T14:23:00Z"/>
        </w:rPr>
      </w:pPr>
    </w:p>
    <w:p w14:paraId="7E99C5D8" w14:textId="77777777" w:rsidR="0034683D" w:rsidRDefault="00000000">
      <w:pPr>
        <w:rPr>
          <w:ins w:id="419" w:author="Author" w:date="2026-03-24T10:23:00Z" w16du:dateUtc="2026-03-24T14:23:00Z"/>
        </w:rPr>
      </w:pPr>
      <w:ins w:id="420" w:author="Author" w:date="2026-03-24T10:23:00Z" w16du:dateUtc="2026-03-24T14:23:00Z">
        <w:r>
          <w:br w:type="page"/>
        </w:r>
      </w:ins>
    </w:p>
    <w:p w14:paraId="6C47F4B0" w14:textId="77777777" w:rsidR="0034683D" w:rsidRDefault="00000000">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34683D" w14:paraId="1E93276B" w14:textId="77777777">
        <w:tc>
          <w:tcPr>
            <w:tcW w:w="7920" w:type="dxa"/>
          </w:tcPr>
          <w:p w14:paraId="0B628006" w14:textId="77777777" w:rsidR="006F08C1" w:rsidRDefault="00DA325B">
            <w:pPr>
              <w:pStyle w:val="Compact"/>
              <w:jc w:val="center"/>
              <w:rPr>
                <w:del w:id="421" w:author="Author" w:date="2026-03-24T10:23:00Z" w16du:dateUtc="2026-03-24T14:23:00Z"/>
              </w:rPr>
            </w:pPr>
            <w:bookmarkStart w:id="422" w:name="fig-one"/>
            <w:del w:id="423" w:author="Author" w:date="2026-03-24T10:23:00Z" w16du:dateUtc="2026-03-24T14:23:00Z">
              <w:r>
                <w:rPr>
                  <w:noProof/>
                </w:rPr>
                <w:drawing>
                  <wp:inline distT="0" distB="0" distL="0" distR="0" wp14:anchorId="374B616A" wp14:editId="61E4EB1C">
                    <wp:extent cx="3810000" cy="25400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del>
          </w:p>
          <w:p w14:paraId="1F83027E" w14:textId="77777777" w:rsidR="0034683D" w:rsidRDefault="00000000">
            <w:pPr>
              <w:pStyle w:val="Compact"/>
              <w:jc w:val="center"/>
              <w:rPr>
                <w:ins w:id="424" w:author="Author" w:date="2026-03-24T10:23:00Z" w16du:dateUtc="2026-03-24T14:23:00Z"/>
              </w:rPr>
            </w:pPr>
            <w:ins w:id="425" w:author="Author" w:date="2026-03-24T10:23:00Z" w16du:dateUtc="2026-03-24T14:23:00Z">
              <w:r>
                <w:rPr>
                  <w:noProof/>
                </w:rPr>
                <w:drawing>
                  <wp:inline distT="0" distB="0" distL="0" distR="0">
                    <wp:extent cx="3810000" cy="2540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1.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ins>
          </w:p>
          <w:p w14:paraId="00036DAD" w14:textId="77777777" w:rsidR="0034683D" w:rsidRDefault="00000000">
            <w:pPr>
              <w:pStyle w:val="ImageCaption"/>
              <w:spacing w:before="200"/>
            </w:pPr>
            <w:r>
              <w:t>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(b) Between-female </w:t>
            </w:r>
            <w:del w:id="426" w:author="Author" w:date="2026-03-24T10:23:00Z" w16du:dateUtc="2026-03-24T14:23:00Z">
              <w:r w:rsidR="00DA325B">
                <w:delText xml:space="preserve">(strategic) </w:delText>
              </w:r>
            </w:del>
            <w:r>
              <w:t>relationship</w:t>
            </w:r>
            <w:ins w:id="427" w:author="Author" w:date="2026-03-24T10:23:00Z" w16du:dateUtc="2026-03-24T14:23:00Z">
              <w:r>
                <w:t xml:space="preserve"> (i.e., differences in mean allocation strategy)</w:t>
              </w:r>
            </w:ins>
            <w:r>
              <w:t xml:space="preserve"> based on female means across broods plotted against standardized between-female deviation in egg number. The black line represents the Bayesian population-level between-female slope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w:t>
            </w:r>
            <w:r>
              <w:lastRenderedPageBreak/>
              <w:t xml:space="preserve">-0.05, 95% CrI (-0.10, 0.00). </w:t>
            </w:r>
            <w:del w:id="428" w:author="Author" w:date="2026-03-24T10:23:00Z" w16du:dateUtc="2026-03-24T14:23:00Z">
              <w:r w:rsidR="00DA325B">
                <w:delText>Together, the</w:delText>
              </w:r>
            </w:del>
            <w:ins w:id="429" w:author="Author" w:date="2026-03-24T10:23:00Z" w16du:dateUtc="2026-03-24T14:23:00Z">
              <w:r>
                <w:t>The</w:t>
              </w:r>
            </w:ins>
            <w:r>
              <w:t xml:space="preserve"> panels distinguish plastic allocation within females from strategic differences among females, indicating weak support for a reproductive size–number trade-off.</w:t>
            </w:r>
          </w:p>
        </w:tc>
        <w:bookmarkEnd w:id="422"/>
      </w:tr>
    </w:tbl>
    <w:p w14:paraId="6CC1D36D" w14:textId="77777777" w:rsidR="006F08C1" w:rsidRDefault="00DA325B">
      <w:pPr>
        <w:pStyle w:val="BodyText"/>
        <w:rPr>
          <w:del w:id="430" w:author="Author" w:date="2026-03-24T10:23:00Z" w16du:dateUtc="2026-03-24T14:23:00Z"/>
        </w:rPr>
      </w:pPr>
      <w:del w:id="431" w:author="Author" w:date="2026-03-24T10:23:00Z" w16du:dateUtc="2026-03-24T14:23:00Z">
        <w:r>
          <w:lastRenderedPageBreak/>
          <w:delText xml:space="preserve"> </w:delText>
        </w:r>
      </w:del>
    </w:p>
    <w:p w14:paraId="0E5BF5BD" w14:textId="77777777" w:rsidR="0034683D" w:rsidRDefault="00000000">
      <w:pPr>
        <w:pStyle w:val="BodyText"/>
        <w:rPr>
          <w:ins w:id="432" w:author="Author" w:date="2026-03-24T10:23:00Z" w16du:dateUtc="2026-03-24T14:23:00Z"/>
        </w:rPr>
      </w:pPr>
      <w:ins w:id="433" w:author="Author" w:date="2026-03-24T10:23:00Z" w16du:dateUtc="2026-03-24T14:23:00Z">
        <w:r>
          <w:t>Alt text: Two-panel scatterplot showing relationships between egg number and mean egg size. Panel (a) plots within-female deviations, with paired points for first and second clutches connected by lines; the trend line is nearly flat, indicating little within-female trade-off. Panel (b) plots between-female deviations, with a downward-sloping regression line indicating that females producing more eggs tend to have smaller eggs.</w:t>
        </w:r>
      </w:ins>
    </w:p>
    <w:p w14:paraId="78EF07FF" w14:textId="77777777" w:rsidR="0034683D" w:rsidRDefault="00000000">
      <w:pPr>
        <w:rPr>
          <w:ins w:id="434" w:author="Author" w:date="2026-03-24T10:23:00Z" w16du:dateUtc="2026-03-24T14:23:00Z"/>
        </w:rPr>
      </w:pPr>
      <w:ins w:id="435" w:author="Author" w:date="2026-03-24T10:23:00Z" w16du:dateUtc="2026-03-24T14:23:00Z">
        <w:r>
          <w:br w:type="page"/>
        </w:r>
      </w:ins>
    </w:p>
    <w:tbl>
      <w:tblPr>
        <w:tblStyle w:val="Table"/>
        <w:tblW w:w="5000" w:type="pct"/>
        <w:tblLayout w:type="fixed"/>
        <w:tblLook w:val="0000" w:firstRow="0" w:lastRow="0" w:firstColumn="0" w:lastColumn="0" w:noHBand="0" w:noVBand="0"/>
      </w:tblPr>
      <w:tblGrid>
        <w:gridCol w:w="9404"/>
      </w:tblGrid>
      <w:tr w:rsidR="0034683D" w14:paraId="5C33C18D" w14:textId="77777777">
        <w:tc>
          <w:tcPr>
            <w:tcW w:w="7920" w:type="dxa"/>
          </w:tcPr>
          <w:p w14:paraId="62D8F3BB" w14:textId="77777777" w:rsidR="006F08C1" w:rsidRDefault="00DA325B">
            <w:pPr>
              <w:pStyle w:val="Compact"/>
              <w:jc w:val="center"/>
              <w:rPr>
                <w:del w:id="436" w:author="Author" w:date="2026-03-24T10:23:00Z" w16du:dateUtc="2026-03-24T14:23:00Z"/>
              </w:rPr>
            </w:pPr>
            <w:bookmarkStart w:id="437" w:name="fig-two"/>
            <w:del w:id="438" w:author="Author" w:date="2026-03-24T10:23:00Z" w16du:dateUtc="2026-03-24T14:23:00Z">
              <w:r>
                <w:rPr>
                  <w:noProof/>
                </w:rPr>
                <w:lastRenderedPageBreak/>
                <w:drawing>
                  <wp:inline distT="0" distB="0" distL="0" distR="0" wp14:anchorId="261C7594" wp14:editId="2CD77187">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del>
          </w:p>
          <w:p w14:paraId="0512A9E7" w14:textId="77777777" w:rsidR="0034683D" w:rsidRDefault="00000000">
            <w:pPr>
              <w:pStyle w:val="Compact"/>
              <w:jc w:val="center"/>
              <w:rPr>
                <w:ins w:id="439" w:author="Author" w:date="2026-03-24T10:23:00Z" w16du:dateUtc="2026-03-24T14:23:00Z"/>
              </w:rPr>
            </w:pPr>
            <w:ins w:id="440" w:author="Author" w:date="2026-03-24T10:23:00Z" w16du:dateUtc="2026-03-24T14:23:00Z">
              <w:r>
                <w:rPr>
                  <w:noProof/>
                </w:rPr>
                <w:drawing>
                  <wp:inline distT="0" distB="0" distL="0" distR="0">
                    <wp:extent cx="3810000" cy="2540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_2.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ins>
          </w:p>
          <w:p w14:paraId="380CC023" w14:textId="77777777" w:rsidR="0034683D" w:rsidRDefault="00000000">
            <w:pPr>
              <w:pStyle w:val="ImageCaption"/>
              <w:spacing w:before="200"/>
            </w:pPr>
            <w:bookmarkStart w:id="441" w:name="OLE_LINK5"/>
            <w:r>
              <w:t xml:space="preserve">Figure 2: Clutch-specific variance components of egg size. (a) Between-female variance in egg size for first and second clutches, estimated from a hierarchical Bayesian model with clutch-specific female effects. (b) Within-clutch (egg-to-egg) variance for first and second clutches. </w:t>
            </w:r>
            <w:del w:id="442" w:author="Author" w:date="2026-03-24T10:23:00Z" w16du:dateUtc="2026-03-24T14:23:00Z">
              <w:r w:rsidR="00DA325B">
                <w:delText>Grey</w:delText>
              </w:r>
            </w:del>
            <w:ins w:id="443" w:author="Author" w:date="2026-03-24T10:23:00Z" w16du:dateUtc="2026-03-24T14:23:00Z">
              <w:r>
                <w:t>Orange</w:t>
              </w:r>
            </w:ins>
            <w:r>
              <w:t xml:space="preserve"> points represent posterior draws, black points indicate posterior medians, and vertical lines denote 95% credible intervals. Between-female variance did not differ clearly between clutches, whereas within-clutch variance was greater in second clutches.</w:t>
            </w:r>
            <w:bookmarkEnd w:id="441"/>
          </w:p>
        </w:tc>
        <w:bookmarkEnd w:id="437"/>
      </w:tr>
    </w:tbl>
    <w:p w14:paraId="489518F6" w14:textId="77777777" w:rsidR="0034683D" w:rsidRDefault="00000000">
      <w:pPr>
        <w:pStyle w:val="BodyText"/>
        <w:pPrChange w:id="444" w:author="Author" w:date="2026-03-24T10:23:00Z" w16du:dateUtc="2026-03-24T14:23:00Z">
          <w:pPr/>
        </w:pPrChange>
      </w:pPr>
      <w:ins w:id="445" w:author="Author" w:date="2026-03-24T10:23:00Z" w16du:dateUtc="2026-03-24T14:23:00Z">
        <w:r>
          <w:t xml:space="preserve">Alt text: Two-panel dot plot showing variation in egg size across clutch order. The left panel shows between-female variation, with distributions for first and second clutches; variance is higher for first clutches than second clutches, with mean values indicated by black points and </w:t>
        </w:r>
        <w:r>
          <w:lastRenderedPageBreak/>
          <w:t>vertical error bars. The right panel shows within-clutch variation, with second clutches exhibiting greater variance than first clutches; means and error bars are shown in black.</w:t>
        </w:r>
      </w:ins>
      <w:bookmarkEnd w:id="313"/>
    </w:p>
    <w:sectPr w:rsidR="0034683D" w:rsidSect="00464596">
      <w:headerReference w:type="even" r:id="rId13"/>
      <w:headerReference w:type="default" r:id="rId14"/>
      <w:footerReference w:type="even" r:id="rId15"/>
      <w:footerReference w:type="default" r:id="rId1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B84A" w14:textId="77777777" w:rsidR="00E40AB4" w:rsidRDefault="00E40AB4">
      <w:pPr>
        <w:spacing w:after="0"/>
      </w:pPr>
      <w:r>
        <w:separator/>
      </w:r>
    </w:p>
  </w:endnote>
  <w:endnote w:type="continuationSeparator" w:id="0">
    <w:p w14:paraId="26872975" w14:textId="77777777" w:rsidR="00E40AB4" w:rsidRDefault="00E40A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B9A9BAF"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537C56"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6E363244"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335DE7"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7229" w14:textId="77777777" w:rsidR="00E40AB4" w:rsidRDefault="00E40AB4">
      <w:pPr>
        <w:spacing w:after="0"/>
      </w:pPr>
      <w:r>
        <w:separator/>
      </w:r>
    </w:p>
  </w:footnote>
  <w:footnote w:type="continuationSeparator" w:id="0">
    <w:p w14:paraId="6B032552" w14:textId="77777777" w:rsidR="00E40AB4" w:rsidRDefault="00E40A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AEB6DEF"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E53820"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7C30" w14:textId="77777777" w:rsidR="00D100A8" w:rsidRDefault="00D100A8" w:rsidP="00F25F6C">
    <w:pPr>
      <w:pStyle w:val="Header"/>
      <w:framePr w:wrap="none" w:vAnchor="text" w:hAnchor="margin" w:xAlign="right" w:y="1"/>
      <w:rPr>
        <w:rStyle w:val="PageNumber"/>
      </w:rPr>
    </w:pPr>
  </w:p>
  <w:p w14:paraId="5CBA1EC5"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89A0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382560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C69E2"/>
    <w:rsid w:val="000E7DF5"/>
    <w:rsid w:val="00106939"/>
    <w:rsid w:val="001417A7"/>
    <w:rsid w:val="00153ABC"/>
    <w:rsid w:val="00193F49"/>
    <w:rsid w:val="001979AD"/>
    <w:rsid w:val="001A4B1B"/>
    <w:rsid w:val="001D38FE"/>
    <w:rsid w:val="001E40BB"/>
    <w:rsid w:val="001F5DEF"/>
    <w:rsid w:val="00232669"/>
    <w:rsid w:val="00252E2E"/>
    <w:rsid w:val="00272D89"/>
    <w:rsid w:val="00273020"/>
    <w:rsid w:val="002D1FEF"/>
    <w:rsid w:val="003131CC"/>
    <w:rsid w:val="0034683D"/>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C624E"/>
    <w:rsid w:val="005E655C"/>
    <w:rsid w:val="00603165"/>
    <w:rsid w:val="00641EC4"/>
    <w:rsid w:val="0065421B"/>
    <w:rsid w:val="00671E18"/>
    <w:rsid w:val="006B4643"/>
    <w:rsid w:val="006B5CD4"/>
    <w:rsid w:val="006C5D88"/>
    <w:rsid w:val="006D02B1"/>
    <w:rsid w:val="006F08C1"/>
    <w:rsid w:val="00711BB3"/>
    <w:rsid w:val="00732200"/>
    <w:rsid w:val="0074662F"/>
    <w:rsid w:val="00746FBE"/>
    <w:rsid w:val="007472BC"/>
    <w:rsid w:val="00753713"/>
    <w:rsid w:val="00783F9C"/>
    <w:rsid w:val="00784D58"/>
    <w:rsid w:val="00796EEA"/>
    <w:rsid w:val="0079719B"/>
    <w:rsid w:val="007F08B9"/>
    <w:rsid w:val="007F5E62"/>
    <w:rsid w:val="00812558"/>
    <w:rsid w:val="00851699"/>
    <w:rsid w:val="008854D2"/>
    <w:rsid w:val="008A1968"/>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92F26"/>
    <w:rsid w:val="00A94EED"/>
    <w:rsid w:val="00AA05EA"/>
    <w:rsid w:val="00AC0509"/>
    <w:rsid w:val="00AD10C6"/>
    <w:rsid w:val="00B122AB"/>
    <w:rsid w:val="00B16553"/>
    <w:rsid w:val="00B17814"/>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A325B"/>
    <w:rsid w:val="00DB11A0"/>
    <w:rsid w:val="00DB45E1"/>
    <w:rsid w:val="00DE1154"/>
    <w:rsid w:val="00E129FB"/>
    <w:rsid w:val="00E315A3"/>
    <w:rsid w:val="00E377EC"/>
    <w:rsid w:val="00E40AB4"/>
    <w:rsid w:val="00E42ECF"/>
    <w:rsid w:val="00E97606"/>
    <w:rsid w:val="00EC40EF"/>
    <w:rsid w:val="00ED4ADB"/>
    <w:rsid w:val="00EE03BB"/>
    <w:rsid w:val="00EE114C"/>
    <w:rsid w:val="00EE14C9"/>
    <w:rsid w:val="00EE45AD"/>
    <w:rsid w:val="00EE6CB3"/>
    <w:rsid w:val="00F04470"/>
    <w:rsid w:val="00F26D79"/>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62C482-60A5-344A-B561-3DDD90F8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32</Pages>
  <Words>6939</Words>
  <Characters>42400</Characters>
  <Application>Microsoft Office Word</Application>
  <DocSecurity>0</DocSecurity>
  <Lines>623</Lines>
  <Paragraphs>154</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1</cp:revision>
  <dcterms:created xsi:type="dcterms:W3CDTF">2026-03-24T14:22:00Z</dcterms:created>
  <dcterms:modified xsi:type="dcterms:W3CDTF">2026-03-24T14:23:00Z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current-zoology.csl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